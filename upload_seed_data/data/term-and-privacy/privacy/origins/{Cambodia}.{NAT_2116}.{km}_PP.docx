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9E7AF" w14:textId="77777777" w:rsidR="007670D9" w:rsidRDefault="007670D9" w:rsidP="00AB5194">
      <w:pPr>
        <w:rPr>
          <w:rFonts w:ascii="Calibri" w:hAnsi="Calibri" w:cs="Calibri"/>
          <w:b/>
          <w:sz w:val="24"/>
          <w:szCs w:val="24"/>
          <w:u w:val="single"/>
        </w:rPr>
      </w:pPr>
    </w:p>
    <w:p w14:paraId="2A531DF1" w14:textId="3F6AEFF8" w:rsidR="009C452F" w:rsidRPr="002C4797" w:rsidRDefault="002C4797" w:rsidP="00804489">
      <w:pPr>
        <w:jc w:val="center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/>
          <w:b/>
          <w:sz w:val="24"/>
          <w:szCs w:val="24"/>
          <w:u w:val="single"/>
        </w:rPr>
        <w:t>គោលការណ៍ឯកជនភាព Samsung Plus</w:t>
      </w:r>
    </w:p>
    <w:p w14:paraId="51B05FA6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</w:p>
    <w:p w14:paraId="76523D84" w14:textId="177D23EA" w:rsidR="009C452F" w:rsidRPr="002C4797" w:rsidRDefault="003B735C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>ចូលជាធរមាន៖ ថ្ងៃទី 1 ខែមករា ឆ្នាំ 2025</w:t>
      </w:r>
    </w:p>
    <w:p w14:paraId="4C0EE577" w14:textId="77777777" w:rsidR="007A28DB" w:rsidRPr="002C4797" w:rsidRDefault="007A28DB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7285F173" w14:textId="3DEC54EF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  <w:bookmarkStart w:id="0" w:name="scope"/>
      <w:bookmarkEnd w:id="0"/>
      <w:r>
        <w:rPr>
          <w:rFonts w:ascii="Calibri" w:hAnsi="Calibri"/>
        </w:rPr>
        <w:t>Samsung Electronics Co., Ltd. (“</w:t>
      </w:r>
      <w:r>
        <w:rPr>
          <w:rFonts w:ascii="Calibri" w:hAnsi="Calibri"/>
          <w:b/>
        </w:rPr>
        <w:t>Samsung</w:t>
      </w:r>
      <w:r>
        <w:rPr>
          <w:rFonts w:ascii="Calibri" w:hAnsi="Calibri"/>
        </w:rPr>
        <w:t xml:space="preserve">”) ដឹងអំពីសារៈសំខាន់នៃឯកជនភាពចំពោះអតិថិជន និងបុគ្គលិក ព្រមទាំងដៃគូរបស់ពួកគេ ហើយយើងព្យាយាមធ្វើឱ្យមានភាពច្បាស់លាស់អំពីរបៀបដែលយើងប្រមូល ប្រើប្រាស់ បង្ហាញ ផ្ទេរ និងរក្សាទុកព័ត៌មានរបស់អ្នក។ គោលការណ៍ឯកជនភាពនេះផ្ដល់នូវទិដ្ឋភាពរួមនៃការអនុវត្តរបស់យើងចំពោះព័ត៌មានពាក់ព័ន្ធនឹងព័ត៌មានផ្ទាល់ខ្លួនដែលបានប្រមូលតាមរយៈ </w:t>
      </w:r>
      <w:r>
        <w:rPr>
          <w:rFonts w:ascii="Calibri" w:hAnsi="Calibri"/>
          <w:b/>
        </w:rPr>
        <w:t>SAMSUNG PLUS</w:t>
      </w:r>
      <w:r>
        <w:rPr>
          <w:rFonts w:ascii="Calibri" w:hAnsi="Calibri"/>
        </w:rPr>
        <w:t xml:space="preserve"> (“</w:t>
      </w:r>
      <w:r>
        <w:rPr>
          <w:rFonts w:ascii="Calibri" w:hAnsi="Calibri"/>
          <w:b/>
        </w:rPr>
        <w:t>សេវាកម្មអាជីវកម្ម</w:t>
      </w:r>
      <w:r>
        <w:rPr>
          <w:rFonts w:ascii="Calibri" w:hAnsi="Calibri"/>
        </w:rPr>
        <w:t xml:space="preserve">”)។  </w:t>
      </w:r>
    </w:p>
    <w:p w14:paraId="178CC636" w14:textId="77777777" w:rsidR="007A28DB" w:rsidRPr="002C4797" w:rsidRDefault="007A28DB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0E9CBBCB" w14:textId="77777777" w:rsidR="007A28DB" w:rsidRPr="002C4797" w:rsidRDefault="007A28DB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>គោលការណ៍ឯកជនភាពនេះអាចត្រូវបានធ្វើបច្ចុប្បន្នភាពជាប្រចាំ ដើម្បីឆ្លុះបញ្ចាំងពីការផ្លាស់ប្តូរនៅក្នុងការអនុវត្តចំពោះព័ត៌មានផ្ទាល់ខ្លួនរបស់យើង ទាក់ទងនឹងសេវាកម្មអាជីវកម្ម ឬការផ្លាស់ប្តូរនៅក្នុងច្បាប់ជាធរមាន។ យើងនឹងបង្ហាញនៅផ្នែកខាងលើនៃគោលការណ៍ឯកជនភាពនេះ នៅពេលដែលវាត្រូវបានធ្វើបច្ចុប្បន្នភាពថ្មីៗបំផុត។ ប្រសិនបើយើងធ្វើបច្ចុប្បន្នភាពគោលការណ៍ឯកជនភាព នោះយើងនឹងប្រាប់ឱ្យអ្នកដឹងជាមុនអំពីការផ្លាស់ប្តូរដែលយើងចាត់ទុកថាមានសារៈសំខាន់ ដោយដាក់ការជូនដំណឹងនៅលើសេវាកម្មអាជីវកម្ម ឬតាមរយៈការផ្ញើអ៊ីមែលទៅអ្នកតាមភាពសមស្រប។</w:t>
      </w:r>
    </w:p>
    <w:p w14:paraId="2DDD1ABC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b/>
        </w:rPr>
      </w:pPr>
      <w:bookmarkStart w:id="1" w:name="collect"/>
      <w:bookmarkEnd w:id="1"/>
    </w:p>
    <w:p w14:paraId="16577CC9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តើព័ត៌មានទាក់ទងនឹងអ្នកអ្វីខ្លះដែលយើងប្រមូល?</w:t>
      </w:r>
    </w:p>
    <w:p w14:paraId="355AE05F" w14:textId="245402BB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យើងអាចនឹងប្រមូលព័ត៌មានផ្ទាល់ខ្លួនជាច្រើនប្រភេទ ទាក់ទងនឹងសេវាកម្មអាជីវកម្ម។</w:t>
      </w:r>
    </w:p>
    <w:p w14:paraId="7A5E5C92" w14:textId="77777777" w:rsidR="007A28DB" w:rsidRPr="002C4797" w:rsidRDefault="007A28DB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111258DC" w14:textId="77777777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ឧទាហរណ៍៖</w:t>
      </w:r>
    </w:p>
    <w:p w14:paraId="07E7A14E" w14:textId="77777777" w:rsidR="007A28DB" w:rsidRPr="002C4797" w:rsidRDefault="007A28DB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593DFF0C" w14:textId="219D3131" w:rsidR="00AB5194" w:rsidRPr="002C4797" w:rsidRDefault="00AB5194" w:rsidP="00AB5194">
      <w:pPr>
        <w:pStyle w:val="a5"/>
        <w:widowControl/>
        <w:numPr>
          <w:ilvl w:val="0"/>
          <w:numId w:val="3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យើងនឹងប្រមូលព័ត៌មានផ្ទាល់ខ្លួនដែលអ្នកផ្តល់តាមរយៈអន្តរកម្មរបស់អ្នកជាមួយសេវាកម្មអាជីវកម្ម ដូចជាឈ្មោះ អាសយដ្ឋាន អាសយដ្ឋានអ៊ីមែល និងព័ត៌មានទំនាក់ទំនង មុខតំណែង និងតួនាទី​ការងារ ក្រុមហ៊ុន ភាសា </w:t>
      </w:r>
      <w:r>
        <w:rPr>
          <w:rFonts w:ascii="Calibri" w:hAnsi="Calibri"/>
          <w:sz w:val="24"/>
          <w:szCs w:val="24"/>
        </w:rPr>
        <w:t>ព័ត៌មានលម្អិតអំពីការចុះឈ្មោះ</w:t>
      </w:r>
      <w:r>
        <w:rPr>
          <w:rFonts w:ascii="Calibri" w:hAnsi="Calibri"/>
          <w:kern w:val="0"/>
          <w:sz w:val="24"/>
          <w:szCs w:val="24"/>
        </w:rPr>
        <w:t xml:space="preserve"> អន្តរកម្មនៃការចុច និងការបញ្ចូលផ្សេងទៀត</w:t>
      </w:r>
      <w:r>
        <w:t xml:space="preserve"> </w:t>
      </w:r>
      <w:r>
        <w:rPr>
          <w:rFonts w:ascii="Calibri" w:hAnsi="Calibri"/>
          <w:sz w:val="24"/>
          <w:szCs w:val="24"/>
        </w:rPr>
        <w:t>ព្រមទាំង</w:t>
      </w:r>
      <w:r>
        <w:rPr>
          <w:rFonts w:ascii="Calibri" w:hAnsi="Calibri"/>
          <w:kern w:val="0"/>
          <w:sz w:val="24"/>
          <w:szCs w:val="24"/>
        </w:rPr>
        <w:t>ទំនាក់ទំនងដែលអ្នកផ្ញើ ឬបញ្ជូនមកយើង ឬចែករំលែកជាមួយអតិថិជនរបស់យើង</w:t>
      </w:r>
      <w:ins w:id="2" w:author="ASUS PC" w:date="2025-01-20T08:50:00Z">
        <w:r>
          <w:rPr>
            <w:rFonts w:ascii="Calibri" w:hAnsi="Calibri"/>
            <w:sz w:val="24"/>
            <w:szCs w:val="24"/>
          </w:rPr>
          <w:t>​</w:t>
        </w:r>
      </w:ins>
    </w:p>
    <w:p w14:paraId="33D2BD03" w14:textId="77777777" w:rsidR="00AB5194" w:rsidRPr="002C4797" w:rsidRDefault="00AB5194" w:rsidP="00AB5194">
      <w:pPr>
        <w:pStyle w:val="a5"/>
        <w:widowControl/>
        <w:wordWrap/>
        <w:autoSpaceDE/>
        <w:autoSpaceDN/>
        <w:rPr>
          <w:rFonts w:ascii="Calibri" w:eastAsia="굴림" w:hAnsi="Calibri" w:cs="Arial"/>
          <w:sz w:val="24"/>
          <w:szCs w:val="24"/>
        </w:rPr>
      </w:pPr>
    </w:p>
    <w:p w14:paraId="0E1456EB" w14:textId="77777777" w:rsidR="009C452F" w:rsidRPr="002C4797" w:rsidRDefault="009C452F" w:rsidP="00804489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យើងអាចនឹងប្រមូលទិន្នន័យអំពីការប្រើប្រាស់សេវាកម្មអាជីវកម្មរបស់អ្នក រួមទាំងពេលវេលានិងរយៈពេលនៃការប្រើប្រាស់របស់អ្នក ព័ត៌មានដែលបានរក្សាទុកក្នុងខូគីដែលយើងបានកំណត់នៅលើឧបករណ៍របស់អ្នក ព្រមទាំងព័ត៌មានអំពីការកំណត់ឧបករណ៍របស់អ្នក</w:t>
      </w:r>
    </w:p>
    <w:p w14:paraId="5BEDD8E1" w14:textId="77777777" w:rsidR="009C452F" w:rsidRPr="002C4797" w:rsidRDefault="009C452F">
      <w:pPr>
        <w:widowControl/>
        <w:wordWrap/>
        <w:autoSpaceDE/>
        <w:autoSpaceDN/>
        <w:rPr>
          <w:rFonts w:ascii="Calibri" w:eastAsia="굴림" w:hAnsi="Calibri" w:cs="Arial"/>
          <w:sz w:val="24"/>
          <w:szCs w:val="24"/>
        </w:rPr>
      </w:pPr>
    </w:p>
    <w:p w14:paraId="6778E837" w14:textId="349FBF86" w:rsidR="00AB5194" w:rsidRPr="002C4797" w:rsidRDefault="009C452F" w:rsidP="00AB5194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>យើងក៏អាចទទួលបានព័ត៌មានផ្ទាល់ខ្លួនអំពីអ្នកពីនិយោជក ឬក្រុមហ៊ុនផ្តល់សេវារបស់អ្នក ឬពីប្រភពដែលមានជាសាធារណៈ និងជាលក្ខណៈពាណិជ្ជកម្ម (ដូចដែលបានអនុញ្ញាតដោយច្បាប់) ដែលយើងអាចរួមបញ្ចូលជាមួយព័ត៌មានផ្សេងទៀតដែលយើងទទួលបានពី ឬអំពីអ្នក (ដូចដែលបានអនុញ្ញាតដោយច្បាប់ ឬដោយមានការយល់ព្រមដាច់ដោយឡែកពីអ្នក)។</w:t>
      </w:r>
    </w:p>
    <w:p w14:paraId="6F8335F1" w14:textId="77777777" w:rsidR="00AB5194" w:rsidRPr="002C4797" w:rsidRDefault="00AB5194" w:rsidP="00AB5194">
      <w:pPr>
        <w:pStyle w:val="a5"/>
        <w:widowControl/>
        <w:wordWrap/>
        <w:autoSpaceDE/>
        <w:autoSpaceDN/>
        <w:ind w:left="714"/>
        <w:rPr>
          <w:rFonts w:ascii="Calibri" w:eastAsia="굴림" w:hAnsi="Calibri" w:cs="Arial"/>
          <w:sz w:val="24"/>
          <w:szCs w:val="24"/>
        </w:rPr>
      </w:pPr>
    </w:p>
    <w:p w14:paraId="6F0743DC" w14:textId="77777777" w:rsidR="00AB5194" w:rsidRPr="002C4797" w:rsidRDefault="00AB5194" w:rsidP="00AB5194">
      <w:pPr>
        <w:pStyle w:val="a5"/>
        <w:widowControl/>
        <w:numPr>
          <w:ilvl w:val="0"/>
          <w:numId w:val="3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>យើងក៏អាចទទួលបានព័ត៌មានផ្សេងទៀតដែលពាក់ព័ន្ធនឹងការប្រើប្រាស់សេវាកម្មអាជីវកម្មរបស់អ្នក រួមទាំងព័ត៌មាន (ដូចជាព័ត៌មានដែលពាក់ព័ន្ធនឹងកម្មវិធីដែលអ្នកប្រើ រូបភាព ខ្លឹមសារបញ្ចូលក្នុងប្រតិទិន និងខ្លឹមសារ និងទិន្នន័យពីកម្មវិធី Samsung និងកម្មវិធីភាគីទីបី គេហទំព័រ និងសេវាកម្មផ្សេងទៀត) ដែលយើងទទួលបានពីកម្មវិធី Samsung និងកម្មវិធីភាគីទីបី និងសេវាកម្មដែលត្រូវបានចូលប្រើ ឬប្រើប្រាស់ដោយសេវាកម្មអាជីវកម្ម ដើម្បីផ្តល់សេវាកម្មដល់អ្នក។</w:t>
      </w:r>
    </w:p>
    <w:p w14:paraId="04C34516" w14:textId="77777777" w:rsidR="00AB5194" w:rsidRPr="002C4797" w:rsidRDefault="00AB5194" w:rsidP="00AB5194">
      <w:pPr>
        <w:pStyle w:val="a5"/>
        <w:rPr>
          <w:rFonts w:ascii="Calibri" w:eastAsia="굴림" w:hAnsi="Calibri" w:cs="Arial"/>
          <w:sz w:val="24"/>
          <w:szCs w:val="24"/>
        </w:rPr>
      </w:pPr>
    </w:p>
    <w:p w14:paraId="3E5C1E68" w14:textId="523E21B3" w:rsidR="00AB5194" w:rsidRPr="002C4797" w:rsidRDefault="00AB5194" w:rsidP="00AB5194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យើងប្រមូលព័ត៌មានតាមរយៈវិធីស្វ័យប្រវត្តិពាក់ព័ន្ធនឹងឧបករណ៍ដែលបើកសេវាកម្មអាជីវកម្មរបស់អ្នកដូចជា ម៉ូដែលឧបករណ៍, កំណែប្រព័ន្ធប្រតិបត្តិការ, ការកំណត់ និងការកំណត់រចនាសម្ព័ន្ធឧបករណ៍, អាសយដ្ឋាន IP និងលេខកូដសម្គាល់ឧបករណ៍ និងលេខកូដសម្គាល់ខុសពីគេផ្សេងទៀត។ លើសពីនេះ យើងអាចទទួលបានព័ត៌មានអំពីរបៀប ពេលវេលា និងរយៈពេលដែលអ្នកប្រើប្រាស់ឧបករណ៍ដែលបើកសេវាកម្មអាជីវកម្មរបស់អ្នក រួមទាំងការប្រើប្រាស់សេវាកម្មអាជីវកម្ម និងកម្មវិធី Samsung និងកម្មវិធីភាគីទីបី </w:t>
      </w:r>
      <w:bookmarkStart w:id="3" w:name="_GoBack"/>
      <w:bookmarkEnd w:id="3"/>
      <w:r>
        <w:rPr>
          <w:rFonts w:ascii="Calibri" w:hAnsi="Calibri"/>
          <w:sz w:val="24"/>
          <w:szCs w:val="24"/>
        </w:rPr>
        <w:lastRenderedPageBreak/>
        <w:t>និងសេវាកម្មរបស់អ្នកនៅលើឧបករណ៍ (ដូចជាបញ្ជីកម្មវិធីនៅលើឧបករណ៍របស់អ្នក តន្ត្រីដែលបានចាក់នៅលើឧបករណ៍របស់អ្នក គេហទំព័រដែលអ្នកចូលមើល និងការស្វែងរកដែលអ្នកធ្វើជាដើម)</w:t>
      </w:r>
    </w:p>
    <w:p w14:paraId="56E3753C" w14:textId="77777777" w:rsidR="009C452F" w:rsidRPr="002C4797" w:rsidRDefault="009C452F" w:rsidP="00804489">
      <w:pPr>
        <w:pStyle w:val="a5"/>
        <w:ind w:left="714"/>
        <w:rPr>
          <w:rFonts w:ascii="Calibri" w:eastAsia="굴림" w:hAnsi="Calibri" w:cs="Arial"/>
          <w:sz w:val="24"/>
          <w:szCs w:val="24"/>
        </w:rPr>
      </w:pPr>
    </w:p>
    <w:p w14:paraId="6F15502B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bookmarkStart w:id="4" w:name="use"/>
      <w:bookmarkEnd w:id="4"/>
      <w:r>
        <w:rPr>
          <w:rFonts w:ascii="Calibri" w:hAnsi="Calibri"/>
          <w:b/>
        </w:rPr>
        <w:t>តើយើងប្រើព័ត៌មានរបស់អ្នកដោយរបៀបណា?</w:t>
      </w:r>
    </w:p>
    <w:p w14:paraId="1FB16581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យើងអាចប្រើព័ត៌មានដែលយើងប្រមូលសម្រាប់គោលបំណងដូចខាងក្រោម៖ </w:t>
      </w:r>
    </w:p>
    <w:p w14:paraId="738FBE48" w14:textId="77777777" w:rsidR="009C452F" w:rsidRPr="002C4797" w:rsidRDefault="009C452F" w:rsidP="00804489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ដើម្បីផ្តល់ផលិតផល និងសេវាកម្មដែលអ្នក (ឬនិយោជករបស់អ្នក) បានស្នើសុំ និងដើម្បីចុះឈ្មោះ ឬផ្ទៀងផ្ទាត់អ្នក ឬឧបករណ៍របស់អ្នក</w:t>
      </w:r>
    </w:p>
    <w:p w14:paraId="6C83C7BD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ដើម្បីឆ្លើយតបទៅនឹងសំណួរ ឬសំណើសុំព័ត៌មានរបស់អ្នក</w:t>
      </w:r>
    </w:p>
    <w:p w14:paraId="169299F8" w14:textId="77777777" w:rsidR="009C452F" w:rsidRPr="002C4797" w:rsidRDefault="009C452F" w:rsidP="00804489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ដើម្បីផ្តល់ជូនផលិតផល និងសេវាកម្មដែលកាន់តែ​សមតាមបំណងនិងកាន់តែប្រសើរ ដែលរាប់បញ្ចូលប្រវត្តិនៃការទិញ និងកំណត់ត្រាសេវាកម្មរបស់ក្រុមហ៊ុនអ្នក ព្រមទាំងព័ត៌មានដែលពាក់ព័ន្ធផ្សេងទៀត</w:t>
      </w:r>
    </w:p>
    <w:p w14:paraId="11297FC3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  <w:bCs/>
        </w:rPr>
        <w:t>ផ្អែកលើការយល់ព្រមរបស់អ្នក ដែលតម្រូវដោយច្បាប់ជាធរមាន ដើម្បីជូនដំណឹងដល់អ្នកអំពីផលិតផល និងសេវាកម្មថ្មីៗ</w:t>
      </w:r>
    </w:p>
    <w:p w14:paraId="001705F4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សម្រាប់ការវាយតម្លៃ និងការវិភាគលើទីផ្សារ អតិថិជន ផលិតផល និងសេវាកម្មរបស់យើង (រួមទាំងការស្នើសុំការយល់ឃើញរបស់អ្នកចំពោះផលិតផល និងសេវាកម្មរបស់យើង និងការធ្វើការស្ទង់មតិអតិថិជន)</w:t>
      </w:r>
    </w:p>
    <w:p w14:paraId="0E4C1844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ដើម្បីយល់ដឹងពីរបៀបដែលក្រុមហ៊ុនប្រើប្រាស់សេវាកម្មអាជីវកម្ម ដើម្បីឱ្យយើងអាចកែលម្អសេវាកម្មទាំងនោះ និងអភិវឌ្ឍផលិតផល និងសេវាកម្មថ្មីៗ </w:t>
      </w:r>
    </w:p>
    <w:p w14:paraId="184BAC25" w14:textId="77777777" w:rsidR="009C452F" w:rsidRPr="002C4797" w:rsidRDefault="009C452F" w:rsidP="00804489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ដើម្បីផ្តល់សេវាថែទាំ និងរក្សាកម្រិតសុវត្ថិភាពគ្រប់គ្រាន់លើសេវាកម្មអាជីវកម្ម</w:t>
      </w:r>
    </w:p>
    <w:p w14:paraId="2A17B47E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ដើម្បីការពារសិទ្ធិ ទ្រព្យ ឬសុវត្ថិភាពរបស់ Samsung ឬសម្ព័ន្ធ ដៃគូអាជីវកម្ម បុគ្គលិក ឬអតិថិជនរបស់យើងរៀងៗខ្លួន ឧទាហរណ៍</w:t>
      </w:r>
      <w:r>
        <w:rPr>
          <w:rFonts w:ascii="Calibri" w:hAnsi="Calibri"/>
          <w:bCs/>
        </w:rPr>
        <w:t xml:space="preserve"> នៅក្នុងដំណើរការផ្លូវច្បាប់ ការស៊ើបអង្កេតផ្ទៃក្នុង និងការស៊ើបអង្កេតដោយអាជ្ញាធរមានសមត្ថកិច្ច</w:t>
      </w:r>
    </w:p>
    <w:p w14:paraId="6A741E21" w14:textId="17B95C95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បើមិនដូច្នោះទេ ដោយមានការយល់ព្រមពីអ្នក ឬដូចដែលបានពណ៌នានៅពេលប្រមូលព័ត៌មានរបស់អ្នក។</w:t>
      </w:r>
    </w:p>
    <w:p w14:paraId="37688422" w14:textId="77777777" w:rsidR="00AB5194" w:rsidRPr="002C4797" w:rsidRDefault="00AB5194" w:rsidP="00AB5194">
      <w:pPr>
        <w:pStyle w:val="2"/>
        <w:rPr>
          <w:rFonts w:ascii="Calibri" w:hAnsi="Calibri" w:cs="Calibri"/>
        </w:rPr>
      </w:pPr>
      <w:r>
        <w:rPr>
          <w:rFonts w:ascii="Calibri" w:hAnsi="Calibri"/>
        </w:rPr>
        <w:t>ដើម្បីទាក់ទងជាមួយអ្នកពាក់ព័ន្ធនឹងវិញ្ញាបនបត្រ Samsung Plus និងផ្តល់ការជូនដំណឹង ខ្លឹមសារ ការផ្ដល់ដំណឹង ការផ្តល់ជូន ការផ្សព្វផ្សាយ ខ្លឹមសារធ្វើទីផ្សារ និងការប្រាស្រ័យទាក់ទងផ្សេងទៀត។</w:t>
      </w:r>
    </w:p>
    <w:p w14:paraId="4B8BE4D6" w14:textId="3565F0B6" w:rsidR="009C452F" w:rsidRDefault="007A28DB" w:rsidP="00804489">
      <w:pPr>
        <w:pStyle w:val="a"/>
        <w:numPr>
          <w:ilvl w:val="0"/>
          <w:numId w:val="0"/>
        </w:numPr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តាមរយៈសេវាកម្មអាជីវកម្ម យើងអាចប្រមូលព័ត៌មានផ្ទាល់ខ្លួនអំពីសកម្មភាពលើអ៊ីនធឺណិតរបស់អ្នកនៅលើគេហទំព័រ និងឧបករណ៍ដែលបានភ្ជាប់ទៅតាមពេលវេលា និងនៅលើឧបករណ៍ កម្មវិធី គេហទំព័រភាគីទីបី ព្រមទាំងមុខងារ និងសេវាកម្មលើអ៊ីនធឺណិតផ្សេងទៀត។ យើងអាចប្រើប្រាស់សេវាកម្មវិភាគរបស់ភាគីទីបីនៅលើសេវាកម្មអាជីវកម្មដូចជា Google Analytics ជាដើម។ ក្រុមហ៊ុនផ្តល់សេវាដែលគ្រប់គ្រងសេវាកម្មវិភាគទាំងនេះជួយយើងក្នុងការវិភាគការប្រើប្រាស់សេវាកម្មអាជីវកម្មរបស់អ្នក និងកែលម្អសេវាកម្មអាជីវកម្ម។ ព័ត៌មានដែលយើងទទួលបានអាចត្រូវបានបង្ហាញដល់ ឬប្រមូលដោយផ្ទាល់ដោយក្រុមហ៊ុនផ្តល់សេវាទាំងនេះ និងភាគីទីបីដែលពាក់ព័ន្ធផ្សេងទៀត ដែលប្រើប្រាស់ព័ត៌មាន ឧទាហរណ៍ ដើម្បីវាយតម្លៃការប្រើប្រាស់សេវាកម្មអាជីវកម្ម ជួយគ្រប់គ្រងសេវាកម្មអាជីវកម្ម និងវិភាគបញ្ហាផ្នែកបច្ចេកទេស។ ដើម្បីស្វែងយល់បន្ថែមអំពី Google Analytics សូមចូលទៅកាន់ </w:t>
      </w:r>
      <w:hyperlink r:id="rId8" w:history="1">
        <w:r>
          <w:rPr>
            <w:rStyle w:val="a8"/>
            <w:rFonts w:ascii="Calibri" w:hAnsi="Calibri"/>
          </w:rPr>
          <w:t>http://www.google.com/analytics/learn/privacy.html</w:t>
        </w:r>
      </w:hyperlink>
      <w:r>
        <w:rPr>
          <w:rFonts w:ascii="Calibri" w:hAnsi="Calibri"/>
        </w:rPr>
        <w:t xml:space="preserve"> និង </w:t>
      </w:r>
      <w:hyperlink r:id="rId9" w:history="1">
        <w:r>
          <w:rPr>
            <w:rStyle w:val="a8"/>
            <w:rFonts w:ascii="Calibri" w:hAnsi="Calibri"/>
          </w:rPr>
          <w:t>https://www.google.com/policies/privacy/partners/</w:t>
        </w:r>
      </w:hyperlink>
      <w:r>
        <w:rPr>
          <w:rFonts w:ascii="Calibri" w:hAnsi="Calibri"/>
        </w:rPr>
        <w:t>។</w:t>
      </w:r>
    </w:p>
    <w:p w14:paraId="50D6B730" w14:textId="77777777" w:rsidR="007A28DB" w:rsidRPr="002C0FE2" w:rsidRDefault="007A28DB" w:rsidP="00804489">
      <w:pPr>
        <w:pStyle w:val="a"/>
        <w:numPr>
          <w:ilvl w:val="0"/>
          <w:numId w:val="0"/>
        </w:numPr>
        <w:spacing w:after="0"/>
        <w:rPr>
          <w:rFonts w:ascii="Calibri" w:hAnsi="Calibri" w:cs="Calibri"/>
          <w:lang w:eastAsia="ko-KR"/>
        </w:rPr>
      </w:pPr>
    </w:p>
    <w:p w14:paraId="583E9749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តើយើងបញ្ចេញព័ត៌មានរបស់អ្នកដល់នរណា?</w:t>
      </w:r>
    </w:p>
    <w:p w14:paraId="7E41D0A0" w14:textId="77777777" w:rsidR="002C1E28" w:rsidRPr="000C7673" w:rsidRDefault="002C1E28" w:rsidP="002C1E28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យើងនឹងបញ្ចេញព័ត៌មានរបស់អ្នកជាលក្ខណៈផ្ទៃក្នុងនៅក្នុងអាជីវកម្មរបស់យើង និងស្ថាប័នខាងក្រោម ប៉ុន្តែសម្រាប់តែគោលបំណងខាងលើប៉ុណ្ណោះ។</w:t>
      </w:r>
    </w:p>
    <w:p w14:paraId="22774ACD" w14:textId="77777777" w:rsidR="003668BD" w:rsidRPr="002C0FE2" w:rsidRDefault="003668BD" w:rsidP="00804489">
      <w:pPr>
        <w:widowControl/>
        <w:wordWrap/>
        <w:autoSpaceDE/>
        <w:autoSpaceDN/>
        <w:rPr>
          <w:rFonts w:ascii="Calibri" w:hAnsi="Calibri" w:cs="Calibri"/>
          <w:sz w:val="24"/>
          <w:szCs w:val="24"/>
        </w:rPr>
      </w:pPr>
    </w:p>
    <w:p w14:paraId="4865786D" w14:textId="4F88763F" w:rsidR="009C452F" w:rsidRPr="002C1E28" w:rsidRDefault="009C452F" w:rsidP="002C1E28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សម្ព័ន្ធ </w:t>
      </w:r>
      <w:r>
        <w:rPr>
          <w:rFonts w:ascii="Calibri" w:hAnsi="Calibri"/>
          <w:kern w:val="0"/>
          <w:sz w:val="24"/>
          <w:szCs w:val="24"/>
        </w:rPr>
        <w:t>Samsung</w:t>
      </w:r>
    </w:p>
    <w:p w14:paraId="1151383E" w14:textId="76C6720C" w:rsidR="009C452F" w:rsidRPr="002C1E28" w:rsidRDefault="009C452F" w:rsidP="002C1E28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ភាគីទីបី នៅពេលចាំបាច់ដើម្បីផ្តល់ឱ្យអ្នកនូវផលិតផល និងសេវាកម្មដែលបានស្នើសុំ។  ឧទាហរណ៍ យើងអាចបញ្ចេញទិន្នន័យនៃការទូទាត់ប្រាក់របស់អ្នកដល់ស្ថាប័នហិរញ្ញវត្ថុតាមការសមស្រប ដើម្បីដំណើរការប្រតិបត្តិការដែលអ្នកបានស្នើសុំ</w:t>
      </w:r>
    </w:p>
    <w:p w14:paraId="10B7E330" w14:textId="279F9F7F" w:rsidR="009C452F" w:rsidRPr="002C1E28" w:rsidRDefault="009C452F" w:rsidP="002C1E28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ក្រុមហ៊ុនដែលផ្តល់សេវាកម្មសម្រាប់ ឬជំនួសយើង ដូចជាក្រុមហ៊ុនដែលជួយយើងក្នុងដំណើរការទូទាត់វិក្កយបត្រជាដើម</w:t>
      </w:r>
    </w:p>
    <w:p w14:paraId="79935D69" w14:textId="77777777" w:rsidR="009C452F" w:rsidRPr="002C0FE2" w:rsidRDefault="009C452F" w:rsidP="00804489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lastRenderedPageBreak/>
        <w:t>ភាគីផ្សេងទៀត៖ (i) ដើម្បីអនុលោមតាមច្បាប់ ឬឆ្លើយតបទៅនឹងដំណើរការផ្លូវច្បាប់ជាកាតព្វកិច្ច (ដូចជា ដីកាឆែកឆេរ ឬដីកាតុលាការផ្សេងទៀត) (ii) ដើម្បីផ្ទៀងផ្ទាត់ ឬអនុវត្តអនុលោមភាពតាមគោលការណ៍ដែលគ្រប់គ្រងសេវាកម្មអាជីវកម្មរបស់យើង (iii) ដើម្បីការពារសិទ្ធិ ទ្រព្យ ឬសុវត្ថិភាពរបស់ Samsung ឬសម្ព័ន្ធ ដៃគូអាជីវកម្ម ឬអតិថិជនរបស់យើងរៀងៗខ្លួន (iv) ជាផ្នែកនៃការរួមបញ្ចូលគ្នា ឬផ្ទេរ ឬក្នុងករណីក្ស័យធន</w:t>
      </w:r>
    </w:p>
    <w:p w14:paraId="25736F18" w14:textId="77777777" w:rsidR="009C452F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ជាមួយភាគីទីបីផ្សេងទៀត នៅពេលដែលអ្នកយល់ព្រមតាម ឬស្នើសុំការចែករំលែកបែបនេះ។ </w:t>
      </w:r>
    </w:p>
    <w:p w14:paraId="5879BF90" w14:textId="77777777" w:rsidR="007A28DB" w:rsidRPr="002C0FE2" w:rsidRDefault="007A28DB" w:rsidP="00804489">
      <w:pPr>
        <w:pStyle w:val="2"/>
        <w:numPr>
          <w:ilvl w:val="0"/>
          <w:numId w:val="0"/>
        </w:numPr>
        <w:spacing w:after="0"/>
        <w:ind w:left="720"/>
        <w:rPr>
          <w:rFonts w:ascii="Calibri" w:hAnsi="Calibri" w:cs="Calibri"/>
        </w:rPr>
      </w:pPr>
    </w:p>
    <w:p w14:paraId="51B6DAF7" w14:textId="75B4FA50" w:rsidR="009C452F" w:rsidRPr="002C0FE2" w:rsidRDefault="009C452F" w:rsidP="00804489">
      <w:pPr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អ្នកប្រើប្រាស់ផ្សេងទៀតនៃសេវាកម្មអាជីវកម្មអាចមើលឃើញការដាក់បញ្ជូនដែលអ្នកធ្វើទៅកាន់កន្លែងសាធារណៈនៃគេហទំព័រ កម្មវិធីឧបករណ៍ចល័ត ឬសេវាកម្មលើអ៊ីនធឺណិតផ្សេងទៀតដូចជា ផ្ទាំងព្រឹត្តិបត្រជាដើម។ យើងមិនគ្រប់គ្រង និងមិនទទួលខុសត្រូវចំពោះរបៀបដែលអ្នកប្រើប្រាស់ផ្សេងទៀតនៃសេវាកម្មអាជីវកម្មអាចប្រើព័ត៌មាននេះទេ។ ឧទាហរណ៍ ព័ត៌មានផ្ទាល់ខ្លួនដែលអ្នកដាក់បញ្ជូននៅក្នុងកន្លែងសាធារណៈអាចត្រូវបានប្រមូល និងប្រើប្រាស់ដោយអ្នកផ្សេងទៀត ដើម្បីផ្ញើសារដែលមិនបានស្នើសុំឱ្យអ្នក ឬសម្រាប់គោលបំណងផ្សេងទៀត។</w:t>
      </w:r>
    </w:p>
    <w:p w14:paraId="6EFB25E5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</w:rPr>
      </w:pPr>
    </w:p>
    <w:p w14:paraId="33E9BF2C" w14:textId="77777777" w:rsidR="009C452F" w:rsidRPr="002C0FE2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តើយើងធ្វើដូចម្ដេច ដើម្បីរក្សាព័ត៌មានរបស់អ្នកឱ្យមានសុវត្ថិភាព?</w:t>
      </w:r>
    </w:p>
    <w:p w14:paraId="2957D3ED" w14:textId="44536226" w:rsidR="009C452F" w:rsidRPr="002C0FE2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យើងបានដាក់ចេញនូវវិធានការជារូបវន្ត និងជាលក្ខណៈបច្ចេកទេសដែលសមហេតុផល ដើម្បីការពារព័ត៌មានដែលយើងប្រមូលបាន ទាក់ទងនឹងសេវាកម្មអាជីវកម្ម។ ប៉ុន្តែសូមចំណាំថា ទោះបីជាយើងចាត់វិធានការសមហេតុផល ដើម្បីការពារព័ត៌មានរបស់អ្នកក៏ដោយ ក៏គ្មានគេហទំព័រ ការបញ្ជូនតាមអ៊ីនធឺណិត ប្រព័ន្ធកុំព្យូទ័រ ឬការតភ្ជាប់ឥតខ្សែណាដែលមានសុវត្ថិភាពទាំងស្រុងនោះឡើយ។  </w:t>
      </w:r>
    </w:p>
    <w:p w14:paraId="2969F5E1" w14:textId="77777777" w:rsidR="009C452F" w:rsidRPr="002C0FE2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</w:p>
    <w:p w14:paraId="610A76DA" w14:textId="77777777" w:rsidR="009C452F" w:rsidRPr="002C0FE2" w:rsidRDefault="009C452F" w:rsidP="00804489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តើយើងផ្ទេរព័ត៌មានរបស់អ្នកទៅណា?</w:t>
      </w:r>
    </w:p>
    <w:p w14:paraId="697E7949" w14:textId="0F871985" w:rsidR="009C452F" w:rsidRPr="002C4797" w:rsidRDefault="009C452F" w:rsidP="00804489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  <w:bCs/>
        </w:rPr>
        <w:t xml:space="preserve">ការប្រើប្រាស់ ឬការចូលរួមរបស់អ្នកនៅក្នុងសេវាកម្មអាជីវកម្មអាចពាក់ព័ន្ធនឹងការផ្ទេរ ការរក្សាទុក និងការដំណើរការព័ត៌មានរបស់អ្នកនៅខាងក្រៅប្រទេសដែលអ្នករស់នៅ ដោយស្របតាមគោលការណ៍នេះ។ </w:t>
      </w:r>
      <w:r>
        <w:rPr>
          <w:rFonts w:ascii="Calibri" w:hAnsi="Calibri"/>
        </w:rPr>
        <w:t>សូមចំណាំថា ការការពារទិន្នន័យ និងច្បាប់ផ្សេងទៀតនៃប្រទេសដែលព័ត៌មានរបស់អ្នកអាចត្រូវបានផ្ទេរ អាចនឹងមិនមានលក្ខណៈទូលំទូលាយដូចនៅក្នុងប្រទេសរបស់អ្នកឡើយ។</w:t>
      </w:r>
      <w:r>
        <w:rPr>
          <w:rFonts w:ascii="Calibri" w:hAnsi="Calibri"/>
          <w:bCs/>
        </w:rPr>
        <w:t xml:space="preserve">  យើងនឹងចាត់វិធានការសមស្រប ដោយអនុលោមតាមច្បាប់ជាធរមាន ដើម្បីធានាថាព័ត៌មានផ្ទាល់ខ្លួនរបស់អ្នកនៅតែត្រូវបានការពារ។  </w:t>
      </w:r>
      <w:r>
        <w:rPr>
          <w:rFonts w:ascii="Calibri" w:hAnsi="Calibri"/>
        </w:rPr>
        <w:t xml:space="preserve"> </w:t>
      </w:r>
    </w:p>
    <w:p w14:paraId="33FFDB88" w14:textId="77777777" w:rsidR="009C452F" w:rsidRPr="002C4797" w:rsidRDefault="009C452F" w:rsidP="00804489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  <w:lang w:eastAsia="ko-KR"/>
        </w:rPr>
      </w:pPr>
    </w:p>
    <w:p w14:paraId="7995CD77" w14:textId="123EB7BD" w:rsidR="009C452F" w:rsidRPr="002C4797" w:rsidRDefault="002C1E28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  <w:b/>
        </w:rPr>
        <w:t>តើអ្នកមានសិទ្ធិអ្វីខ្លះ?</w:t>
      </w:r>
    </w:p>
    <w:p w14:paraId="02F83F00" w14:textId="135CBFC8" w:rsidR="009C452F" w:rsidRPr="002C4797" w:rsidRDefault="009C452F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ក្រោមច្បាប់នៃយុត្តាធិការមួយចំនួន អ្នកអាចមានសិទ្ធិស្នើសុំព័ត៌មានលម្អិតទាក់ទងនឹងព័ត៌មានដែលយើងប្រមូលអំពីអ្នក លុបព័ត៌មានដែលបានប្រមូលអំពីអ្នក និងកែតម្រូវភាពមិនត្រឹមត្រូវនៅក្នុងព័ត៌មាននោះ។ យើងអាចបដិសេធមិនដំណើរការសំណើដដែលៗដែលមិនសមហេតុផល ត្រូវការកិច្ចប្រឹងប្រែងផ្នែកបច្ចេកទេសដែលមិនមានសមាមាត្រ បង្កឱ្យប៉ះពាល់ដល់ឯកជនភាពរបស់អ្នកដទៃ មិនសមហេតុផលខ្លាំង ឬសម្រាប់សិទ្ធិចូលប្រើដែលមិនតម្រូវដោយច្បាប់ក្នុងស្រុក។ </w:t>
      </w:r>
    </w:p>
    <w:p w14:paraId="0895A4B7" w14:textId="77777777" w:rsidR="004A6D1C" w:rsidRPr="002C4797" w:rsidRDefault="004A6D1C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  <w:lang w:eastAsia="ko-KR"/>
        </w:rPr>
      </w:pPr>
    </w:p>
    <w:p w14:paraId="6FDCBF6C" w14:textId="130EABB8" w:rsidR="009C452F" w:rsidRPr="002C4797" w:rsidRDefault="009C452F" w:rsidP="00804489">
      <w:pPr>
        <w:shd w:val="clear" w:color="auto" w:fill="FFFFFF" w:themeFill="background1"/>
        <w:jc w:val="left"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ប្រសិនបើអ្នកស្នើសុំលុបព័ត៌មានផ្ទាល់ខ្លួន អ្នកទទួលស្គាល់ថាអ្នកមិនអាចចូលប្រើ ឬប្រើប្រាស់សេវាកម្មអាជីវកម្មបានទេ ហើយព័ត៌មានផ្ទាល់ខ្លួនដែលនៅសេសសល់អាចបន្តស្ថិតនៅក្នុងកំណត់ត្រា និងបណ្ណសាររបស់ Samsung រយៈពេលវែង ប៉ុន្តែ Samsung នឹងមិនប្រើព័ត៌មាននោះសម្រាប់គោលបំណងពាណិជ្ជកម្មនោះទេ។ អ្នកដឹងថា ទោះបីជាអ្នកស្នើសុំលុបក៏ដោយ ក៏ Samsung រក្សាសិទ្ធិក្នុងការរក្សាព័ត៌មានផ្ទាល់ខ្លួនរបស់អ្នក ឬផ្នែកដែលពាក់ព័ន្ធរបស់វាដែរ ប្រសិនបើ Samsung បានផ្អាក បានដាក់កំហិត ឬបានបញ្ចប់សិទ្ធិរបស់អ្នកក្នុងការចូលប្រើគេហទំព័រ ដោយសារមានការបំពានលើលក្ខខណ្ឌប្រើប្រាស់របស់ Samsung នៅពេលដែលចាំបាច់ ដើម្បី</w:t>
      </w:r>
      <w:r>
        <w:rPr>
          <w:rFonts w:ascii="Calibri" w:hAnsi="Calibri"/>
          <w:sz w:val="24"/>
          <w:szCs w:val="24"/>
        </w:rPr>
        <w:t>ការពារសិទ្ធិ ទ្រព្យ ឬសុវត្ថិភាពរបស់ Samsung ឬសម្ព័ន្ធ ដៃគូអាជីវកម្ម បុគ្គលិក ឬអតិថិជនរៀងៗខ្លួនរបស់យើង</w:t>
      </w:r>
      <w:r>
        <w:rPr>
          <w:rFonts w:ascii="Calibri" w:hAnsi="Calibri"/>
          <w:kern w:val="0"/>
          <w:sz w:val="24"/>
          <w:szCs w:val="24"/>
        </w:rPr>
        <w:t>។</w:t>
      </w:r>
    </w:p>
    <w:p w14:paraId="34DE6EFC" w14:textId="63ED6B93" w:rsidR="00C919DA" w:rsidRPr="002C4797" w:rsidRDefault="00C919DA" w:rsidP="00804489">
      <w:pPr>
        <w:shd w:val="clear" w:color="auto" w:fill="FFFFFF" w:themeFill="background1"/>
        <w:jc w:val="left"/>
        <w:rPr>
          <w:rFonts w:ascii="Calibri" w:eastAsia="굴림" w:hAnsi="Calibri" w:cs="Arial"/>
          <w:kern w:val="0"/>
          <w:sz w:val="24"/>
          <w:szCs w:val="24"/>
        </w:rPr>
      </w:pPr>
    </w:p>
    <w:p w14:paraId="23957E8B" w14:textId="77777777" w:rsidR="00C919DA" w:rsidRPr="002C4797" w:rsidRDefault="00C919DA" w:rsidP="00C919DA">
      <w:pPr>
        <w:jc w:val="left"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ដើម្បីធ្វើបច្ចុប្បន្នភាពចំណូលចិត្តរបស់អ្នក ដាក់កំហិតលើទំនាក់ទំនងដែលអ្នកទទួលបានពីយើង ឬដាក់បញ្ជូនសំណើ សូមទាក់ទងមកយើងដូចដែលបានបញ្ជាក់នៅក្នុងផ្នែក</w:t>
      </w:r>
      <w:r>
        <w:rPr>
          <w:rFonts w:ascii="Calibri" w:hAnsi="Calibri"/>
          <w:b/>
          <w:kern w:val="0"/>
          <w:sz w:val="24"/>
          <w:szCs w:val="24"/>
        </w:rPr>
        <w:t>ទំនាក់ទំនង</w:t>
      </w:r>
      <w:r>
        <w:rPr>
          <w:rFonts w:ascii="Calibri" w:hAnsi="Calibri"/>
          <w:kern w:val="0"/>
          <w:sz w:val="24"/>
          <w:szCs w:val="24"/>
        </w:rPr>
        <w:t xml:space="preserve">ខាងក្រោម។ </w:t>
      </w:r>
    </w:p>
    <w:p w14:paraId="39247310" w14:textId="77777777" w:rsidR="00C919DA" w:rsidRPr="002C4797" w:rsidRDefault="00C919DA" w:rsidP="00C919DA">
      <w:pPr>
        <w:jc w:val="left"/>
        <w:rPr>
          <w:rFonts w:ascii="Calibri" w:eastAsia="굴림" w:hAnsi="Calibri" w:cs="Arial"/>
          <w:kern w:val="0"/>
          <w:sz w:val="24"/>
          <w:szCs w:val="24"/>
        </w:rPr>
      </w:pPr>
    </w:p>
    <w:p w14:paraId="465EFB1D" w14:textId="4D80AC79" w:rsidR="00C919DA" w:rsidRPr="002C4797" w:rsidRDefault="00C919DA" w:rsidP="00C919DA">
      <w:pPr>
        <w:jc w:val="left"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សេវាកម្មអាជីវកម្មអាចផ្តល់ជូនជម្រើសពាក់ព័ន្ធនឹងការប្រមូល ការលុប និងការចែករំលែកព័ត៌មាន និងទំនាក់ទំនងជាក់លាក់អំពីផលិតផល សេវាកម្ម និងការផ្សព្វផ្សាយ </w:t>
      </w:r>
      <w:r>
        <w:rPr>
          <w:rFonts w:ascii="Calibri" w:hAnsi="Calibri"/>
          <w:sz w:val="24"/>
          <w:szCs w:val="24"/>
        </w:rPr>
        <w:t xml:space="preserve">វគ្គសិក្សា ការវាយតម្លៃ ប្រតិចារឹកនៃការបណ្តុះបណ្តាល សហគមន៍ ជំនួយការរៀនសូត្រ រង្វាន់ សេចក្តីប្រកាស និងព្រឹត្តិការណ៍ </w:t>
      </w:r>
      <w:r>
        <w:rPr>
          <w:rFonts w:ascii="Calibri" w:hAnsi="Calibri"/>
          <w:kern w:val="0"/>
          <w:sz w:val="24"/>
          <w:szCs w:val="24"/>
        </w:rPr>
        <w:t xml:space="preserve">ការសន្ទនាជាមួយឆាតបូត។ អ្នកអាចចូលប្រើការកំណត់ ដើម្បីស្វែងយល់អំពីជម្រើសដែលអាចមានសម្រាប់អ្នក នៅពេលអ្នកប្រើប្រាស់សេវាកម្មអាជីវកម្ម។ </w:t>
      </w:r>
    </w:p>
    <w:p w14:paraId="02A872E3" w14:textId="77777777" w:rsidR="009C452F" w:rsidRPr="002C4797" w:rsidRDefault="009C452F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  <w:b/>
        </w:rPr>
      </w:pPr>
    </w:p>
    <w:p w14:paraId="134C1EF2" w14:textId="77777777" w:rsidR="009C452F" w:rsidRPr="002C4797" w:rsidRDefault="009C452F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តើយើងរក្សាទុកព័ត៌មានរបស់អ្នកយូរប៉ុនណា?</w:t>
      </w:r>
    </w:p>
    <w:p w14:paraId="6A4BF165" w14:textId="0C247760" w:rsidR="009C452F" w:rsidRPr="002C4797" w:rsidRDefault="009C452F" w:rsidP="00804489">
      <w:pPr>
        <w:shd w:val="clear" w:color="auto" w:fill="FFFFFF" w:themeFill="background1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យើងចាត់វិធានការដែលសមហេតុផល ដើម្បីធានាថាយើងរក្សាទុកព័ត៌មានអំពីអ្នកតែក្នុងរយៈពេលដែលចាំបាច់សម្រាប់គោលបំណងដែលវាត្រូវបានប្រមូល ឬតាមតម្រូវការក្រោមច្បាប់ជាធរមានប៉ុណ្ណោះ។ </w:t>
      </w:r>
    </w:p>
    <w:p w14:paraId="7E78AB78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</w:p>
    <w:p w14:paraId="76571D7E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lastRenderedPageBreak/>
        <w:t>ផលិតផល និងតំណភាគីទីបីនៅលើសេវាកម្មរបស់យើង</w:t>
      </w:r>
    </w:p>
    <w:p w14:paraId="07135134" w14:textId="3501EEF3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សេវាកម្មអាជីវកម្មរបស់យើងអាចភ្ជាប់ជាមួយគេហទំព័រ និងសេវាកម្មភាគីទីបីដែលនៅក្រៅការគ្រប់គ្រងរបស់យើង។ យើងមិនទទួលខុសត្រូវចំពោះសុវត្ថិភាព ឬឯកជនភាពនៃព័ត៌មានណាមួយដែលប្រមូលដោយគេហទំព័រ ឬសេវាកម្មផ្សេងទៀតឡើយ។ អ្នកគួរតែប្រុងប្រយ័ត្ន និងពិនិត្យមើលសេចក្តីថ្លែងការណ៍អំពីឯកជនភាពដែលអនុវត្តចំពោះគេហទំព័រ និងសេវាកម្មភាគីទីបីដែលអ្នកប្រើ។  </w:t>
      </w:r>
    </w:p>
    <w:p w14:paraId="0B1EF70F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b/>
        </w:rPr>
      </w:pPr>
    </w:p>
    <w:p w14:paraId="3DF8B2A5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bookmarkStart w:id="5" w:name="cookies"/>
      <w:r>
        <w:rPr>
          <w:rFonts w:ascii="Calibri" w:hAnsi="Calibri"/>
          <w:b/>
        </w:rPr>
        <w:t xml:space="preserve">ខូគី សញ្ញា​និងបច្ចេកវិទ្យាស្រដៀងគ្នា </w:t>
      </w:r>
    </w:p>
    <w:bookmarkEnd w:id="5"/>
    <w:p w14:paraId="08EA46A0" w14:textId="77777777" w:rsidR="00781733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យើងក៏ដូចជាភាគីទីបីមួយចំនួនដែលផ្តល់ខ្លឹមសារ ការផ្សាយពាណិជ្ជកម្ម ឬមុខងារផ្សេងទៀតនៅលើសេវាកម្មអាជីវកម្មរបស់យើងដែរ អាចប្រើប្រាស់ខូគី សញ្ញា និងបច្ចេកវិទ្យាផ្សេងទៀតនៅក្នុងផ្នែកមួយចំនួននៃសេវាកម្មអាជីវកម្មរបស់យើង។ </w:t>
      </w:r>
    </w:p>
    <w:p w14:paraId="1EA42412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 </w:t>
      </w:r>
    </w:p>
    <w:p w14:paraId="1A088602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i/>
        </w:rPr>
      </w:pPr>
      <w:r>
        <w:rPr>
          <w:rFonts w:ascii="Calibri" w:hAnsi="Calibri"/>
          <w:i/>
        </w:rPr>
        <w:t>ខូគី</w:t>
      </w:r>
    </w:p>
    <w:p w14:paraId="5409A86F" w14:textId="11EA0658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ខូគីគឺជាឯកសារតូចៗដែលរក្សាទុកព័ត៌មាននៅលើឧបករណ៍របស់អ្នក។ ពួកវាអនុញ្ញាតឱ្យស្ថាប័នដែលដាក់ខូគីនៅលើឧបករណ៍របស់អ្នកស្គាល់អ្នកនៅលើគេហទំព័រ សេវាកម្ម ឧបករណ៍ និង/ឬវគ្គរុករកផ្សេងៗ។ ខូគីមានប្រយោជន៍ជាច្រើន។ ឧទាហរណ៍៖ </w:t>
      </w:r>
    </w:p>
    <w:p w14:paraId="5A020B99" w14:textId="77777777" w:rsidR="002C4797" w:rsidRPr="002C4797" w:rsidRDefault="002C4797" w:rsidP="00804489">
      <w:pPr>
        <w:pStyle w:val="a4"/>
        <w:spacing w:after="0"/>
        <w:rPr>
          <w:rFonts w:ascii="Calibri" w:hAnsi="Calibri" w:cs="Calibri"/>
        </w:rPr>
      </w:pPr>
    </w:p>
    <w:p w14:paraId="248C18B6" w14:textId="77777777" w:rsidR="00AB5194" w:rsidRPr="002C4797" w:rsidRDefault="00AB5194" w:rsidP="00AB5194">
      <w:pPr>
        <w:numPr>
          <w:ilvl w:val="0"/>
          <w:numId w:val="5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ខូគីដែលចាំបាច់។</w:t>
      </w:r>
      <w:r>
        <w:rPr>
          <w:rFonts w:ascii="Calibri" w:hAnsi="Calibri"/>
          <w:color w:val="000000"/>
          <w:sz w:val="24"/>
          <w:szCs w:val="24"/>
        </w:rPr>
        <w:t xml:space="preserve"> ខូគីទាំងនេះគឺចាំបាច់សម្រាប់ប្រតិបត្តិការនៃគេហទំព័ររបស់យើង។ ឧទាហរណ៍ ពួកវារួមមានខូគីដែលអនុញ្ញាតឱ្យអ្នកចូលទៅកន្លែងដែលមានសុវត្ថិភាពនៃគេហទំព័ររបស់យើង។</w:t>
      </w:r>
    </w:p>
    <w:p w14:paraId="2D9CC9CC" w14:textId="77777777" w:rsidR="00AB5194" w:rsidRPr="002C4797" w:rsidRDefault="00AB5194" w:rsidP="00AB5194">
      <w:pPr>
        <w:numPr>
          <w:ilvl w:val="0"/>
          <w:numId w:val="6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ខូគីវិភាគ ឬប្រតិបត្តិការ។</w:t>
      </w:r>
      <w:r>
        <w:rPr>
          <w:rFonts w:ascii="Calibri" w:hAnsi="Calibri"/>
          <w:color w:val="000000"/>
          <w:sz w:val="24"/>
          <w:szCs w:val="24"/>
        </w:rPr>
        <w:t xml:space="preserve"> ខូគីទាំងនេះអាចឱ្យយើងស្គាល់ និងរាប់ចំនួនអ្នកចូលមើល និងដើម្បីដឹងពីរបៀបដែលអ្នកចូលមើលពិនិត្យមើលចុះឡើងនៅលើគេហទំព័ររបស់យើង នៅពេលដែលពួកគេកំពុងប្រើប្រាស់វា។ លក្ខណៈនេះជួយយើងក្នុងការកែលម្អរបៀបដែលគេហទំព័ររបស់យើងដំណើរការ ដូចជាដោយធានាថាអ្នកប្រើប្រាស់កំពុងរកឃើញអ្វីដែលពួកគេកំពុងស្វែងរកបានយ៉ាងងាយស្រួល។</w:t>
      </w:r>
    </w:p>
    <w:p w14:paraId="72F6731E" w14:textId="77777777" w:rsidR="00AB5194" w:rsidRPr="002C4797" w:rsidRDefault="00AB5194" w:rsidP="00AB5194">
      <w:pPr>
        <w:numPr>
          <w:ilvl w:val="0"/>
          <w:numId w:val="7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ខូគីមុខងារ​។</w:t>
      </w:r>
      <w:r>
        <w:rPr>
          <w:rFonts w:ascii="Calibri" w:hAnsi="Calibri"/>
          <w:color w:val="000000"/>
          <w:sz w:val="24"/>
          <w:szCs w:val="24"/>
        </w:rPr>
        <w:t xml:space="preserve"> ខូគីទាំងនេះត្រូវបានប្រើ ដើម្បីស្គាល់អ្នក នៅពេលអ្នកត្រឡប់ទៅគេហទំព័ររបស់យើងវិញ។ លក្ខណៈនេះអាចឱ្យយើងកំណត់ខ្លឹមសាររបស់យើងឱ្យមានលក្ខណៈផ្ទាល់ខ្លួនសម្រាប់អ្នក ស្វាគមន៍អ្នកដោយប្រើឈ្មោះ និងចងចាំចំណូលចិត្តរបស់អ្នក (ឧទាហរណ៍ ជម្រើសនៃភាសា ឬតំបន់របស់អ្នកជាដើម)។</w:t>
      </w:r>
    </w:p>
    <w:p w14:paraId="73AB4832" w14:textId="77777777" w:rsidR="00AB5194" w:rsidRPr="002C4797" w:rsidRDefault="00AB5194" w:rsidP="00AB5194">
      <w:pPr>
        <w:numPr>
          <w:ilvl w:val="0"/>
          <w:numId w:val="8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ខូគីកំណត់គោលដៅ។</w:t>
      </w:r>
      <w:r>
        <w:rPr>
          <w:rFonts w:ascii="Calibri" w:hAnsi="Calibri"/>
          <w:color w:val="000000"/>
          <w:sz w:val="24"/>
          <w:szCs w:val="24"/>
        </w:rPr>
        <w:t xml:space="preserve"> ខូគីទាំងនេះកត់ត្រាការចូលរបស់អ្នកទៅកាន់គេហទំព័ររបស់យើង ទំព័រដែលអ្នកបានចូលមើល និងតំណដែលអ្នកបានតាមដាន។ យើងនឹងប្រើព័ត៌មាននេះ ដើម្បីធ្វើឱ្យគេហទំព័ររបស់យើង និងការផ្សាយពាណិជ្ជកម្មដែលបង្ហាញនៅលើគេហទំព័រនោះកាន់តែពាក់ព័ន្ធនឹងចំណាប់អារម្មណ៍របស់អ្នក។ </w:t>
      </w:r>
    </w:p>
    <w:p w14:paraId="1AD64B5A" w14:textId="4A37F62B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នៅពេលអ្នកប្រើកម្មវិធីរុករកតាមអ៊ីនធឺណិត ដើម្បីចូលប្រើសេវាកម្មអាជីវកម្ម អ្នកអាចកំណត់រចនាសម្ព័ន្ធកម្មវិធីរុករកតាមអ៊ីនធឺណិតរបស់អ្នក ដើម្បីទទួលយកខូគីទាំងអស់ បដិសេធខូគីទាំងអស់ ឬជូនដំណឹងដល់អ្នក នៅពេលខូគីត្រូវបានផ្ញើ។ កម្មវិធីរុករកតាមអ៊ីនធឺណិតនីមួយៗមានភាពខុសគ្នា ដូច្នេះសូមពិនិត្យមើលម៉ឺនុយ “ជំនួយ” នៃកម្មវិធីរុករកតាមអ៊ីនធឺណិតរបស់អ្នក ដើម្បីស្វែងយល់ពីរបៀបប្ដូរចំណូលចិត្តខូគីរបស់អ្នក។ ប្រព័ន្ធប្រតិបត្តិការនៃឧបករណ៍របស់អ្នកអាចមានការគ្រប់គ្រងបន្ថែមសម្រាប់ខូគី។ </w:t>
      </w:r>
    </w:p>
    <w:p w14:paraId="7F984B2C" w14:textId="77777777" w:rsidR="002C1E28" w:rsidRPr="002C0FE2" w:rsidRDefault="002C1E28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2A157F6F" w14:textId="77777777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ទោះជាយ៉ាងណាក៏ដោយ សូមចំណាំថាសេវាកម្មអាជីវកម្មមួយចំនួនអាចត្រូវបានរចនាឡើង ដើម្បីដំណើរការដោយប្រើខូគី ហើយការបិទខូគីអាចប៉ះពាល់ដល់សមត្ថភាពរបស់អ្នកក្នុងការប្រើប្រាស់សេវាកម្មអាជីវកម្មទាំងនោះ ឬផ្នែកខ្លះនៃសេវាកម្មអាជីវកម្មទាំងនោះ។  </w:t>
      </w:r>
    </w:p>
    <w:p w14:paraId="15C68098" w14:textId="77777777" w:rsidR="00781733" w:rsidRPr="002C0FE2" w:rsidRDefault="00781733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7B4014B1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  <w:i/>
        </w:rPr>
      </w:pPr>
      <w:r>
        <w:rPr>
          <w:rFonts w:ascii="Calibri" w:hAnsi="Calibri"/>
          <w:i/>
        </w:rPr>
        <w:t>ការរក្សាទុក​ក្នុងឧបករណ៍ផ្សេងទៀត</w:t>
      </w:r>
    </w:p>
    <w:p w14:paraId="6466C375" w14:textId="65779ECF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>យើងរួមជាមួយនឹងភាគីទីបីមួយចំនួន អាចប្រើប្រភេទផ្សេងទៀតនៃបច្ចេកវិទ្យារក្សាទុក​ក្នុងឧបករណ៍ដូចជា ឯកសារអត្ថបទរួមនៅក្នុងឧបករណ៍ (អាចហៅម្យ៉ាងទៀតថា “ខូគី Flash”) និងការរក្សាទុក​ក្នុងឧបករណ៍ HTML5 ពាកព័ន្ធនឹងសេវាកម្មអាជីវកម្មរបស់យើង។ បច្ចេកវិទ្យាទាំងនេះស្រដៀងនឹងខូគីដែលបានពិភាក្សាខាងលើ ត្រង់ថាពួកវាត្រូវបានរក្សាទុកនៅលើឧបករណ៍របស់អ្នក ហើយអាចត្រូវបានប្រើប្រាស់ ដើម្បីរក្សាទុកព័ត៌មានជាក់លាក់អំពីសកម្មភាព និងចំណូលចិត្តរបស់អ្នក។ ប៉ុន្តែ បច្ចេកវិទ្យាទាំងនេះអាចប្រើប្រាស់ផ្នែកផ្សេងៗនៃឧបករណ៍របស់អ្នកពីខូគីស្តង់ដា ដូច្នេះហើយអ្នកប្រហែលជាមិនអាចគ្រប់គ្រងពួកវាដោយប្រើឧបករណ៍ និងការកំណត់កម្មវិធីរុករកតាមអ៊ីនធឺណិតស្តង់ដាបានទេ។ ដើម្បីទទួលបានព័ត៌មានអំពីការបិទ ឬការលុបព័ត៌មានដែលមាននៅក្នុងខូគី Flash សូមចុច</w:t>
      </w:r>
      <w:hyperlink r:id="rId10" w:history="1">
        <w:r>
          <w:rPr>
            <w:rStyle w:val="a8"/>
            <w:rFonts w:ascii="Calibri" w:hAnsi="Calibri"/>
          </w:rPr>
          <w:t>ត្រង់នេះ</w:t>
        </w:r>
      </w:hyperlink>
      <w:r>
        <w:rPr>
          <w:rFonts w:ascii="Calibri" w:hAnsi="Calibri"/>
        </w:rPr>
        <w:t>។</w:t>
      </w:r>
    </w:p>
    <w:p w14:paraId="556554C4" w14:textId="77777777" w:rsidR="00781733" w:rsidRPr="002C0FE2" w:rsidRDefault="00781733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2B71C74F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  <w:i/>
        </w:rPr>
      </w:pPr>
      <w:r>
        <w:rPr>
          <w:rFonts w:ascii="Calibri" w:hAnsi="Calibri"/>
          <w:i/>
        </w:rPr>
        <w:lastRenderedPageBreak/>
        <w:t>សញ្ញា</w:t>
      </w:r>
    </w:p>
    <w:p w14:paraId="4A187848" w14:textId="77777777" w:rsidR="00C919DA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យើងរួមជាមួយនឹងភាគីទីបីមួយចំនួន ក៏អាចប្រើបច្ចេកវិទ្យាដែលហៅថាសញ្ញា (ឬ “ភីកសែល”) ដែលផ្ទេរព័ត៌មានពីឧបករណ៍របស់អ្នកទៅម៉ាស៊ីនមេផងដែរ។ សញ្ញាអាចត្រូវបានបង្កប់នៅក្នុងវីដេអូ ខ្លឹមសារលើអ៊ីនធឺណិត និងអ៊ីមែល ហើយអាចអនុញ្ញាតឱ្យម៉ាស៊ីនមេអានប្រភេទព័ត៌មានមួយចំនួនពីឧបករណ៍របស់អ្នក ដឹងនូវពេលវេលាដែលអ្នកបានមើលខ្លឹមសារជាក់លាក់ ឬសារអ៊ីមែលជាក់លាក់ កំណត់ពេលវេលា និងកាលបរិច្ឆេទដែលអ្នកបានមើលសញ្ញា និងអាសយដ្ឋាន IP នៃឧបករណ៍របស់អ្នក។ យើង និងភាគីទីបីមួយចំនួនប្រើសញ្ញាសម្រាប់គោលបំណងផ្សេងៗ រួមទាំងការវិភាគការប្រើប្រាស់សេវាកម្មអាជីវកម្មរបស់យើង និង (រួមជាមួយនឹងខូគី) ដើម្បីផ្តល់ខ្លឹមសារ និងការផ្សាយពាណិជ្ជកម្មដែលកាន់តែពាក់ព័ន្ធដល់អ្នក។ </w:t>
      </w:r>
    </w:p>
    <w:p w14:paraId="46F7EEF3" w14:textId="7AB698FF" w:rsidR="009C452F" w:rsidRPr="002C0FE2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 </w:t>
      </w:r>
    </w:p>
    <w:p w14:paraId="3096C488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ប្រសិនបើចូលប្រើ និងប្រើប្រាស់សេវាកម្មអាជីវកម្មរបស់យើង មានន័យថាអ្នកយល់ព្រមឱ្យរក្សាទុកខូគី ប្រើបច្ចេកវិទ្យារក្សាទុកក្នុងឧបករណ៍ សញ្ញាផ្សេងទៀត ព្រមទាំងព័ត៌មានផ្សេងទៀតនៅលើឧបករណ៍របស់អ្នក។  អ្នកក៏យល់ព្រមឱ្យយើង និងភាគីទីបីដែលបានលើកឡើងខាងលើចូលប្រើខូគី បច្ចេកវិទ្យារក្សាទុកក្នុងឧបករណ៍ សញ្ញា និងព័ត៌មានទាំងនេះផងដែរ។  </w:t>
      </w:r>
    </w:p>
    <w:p w14:paraId="783F982D" w14:textId="77777777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3ABDE731" w14:textId="77777777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b/>
          <w:kern w:val="0"/>
          <w:sz w:val="24"/>
          <w:szCs w:val="24"/>
        </w:rPr>
      </w:pPr>
      <w:r>
        <w:rPr>
          <w:rFonts w:ascii="Calibri" w:hAnsi="Calibri"/>
          <w:b/>
          <w:kern w:val="0"/>
          <w:sz w:val="24"/>
          <w:szCs w:val="24"/>
        </w:rPr>
        <w:t>ទំនាក់ទំនង</w:t>
      </w:r>
    </w:p>
    <w:p w14:paraId="792C3E2B" w14:textId="77777777" w:rsidR="00AB5194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ប្រសិនបើអ្នកមានសំណួរនានាពាក់ព័ន្ធនឹងគោលការណ៍នេះ សូមទាក់ទងមកយើងតាមរយៈ៖ </w:t>
      </w:r>
    </w:p>
    <w:p w14:paraId="6F28CE91" w14:textId="3243A4B6" w:rsidR="005579A9" w:rsidRPr="009C452F" w:rsidRDefault="00AB5194" w:rsidP="00AB5194">
      <w:pPr>
        <w:widowControl/>
        <w:wordWrap/>
        <w:autoSpaceDE/>
        <w:autoSpaceDN/>
      </w:pPr>
      <w:r>
        <w:rPr>
          <w:rFonts w:ascii="Calibri" w:hAnsi="Calibri"/>
          <w:sz w:val="24"/>
          <w:szCs w:val="24"/>
        </w:rPr>
        <w:t>dataprotection@samsung.com</w:t>
      </w:r>
    </w:p>
    <w:sectPr w:rsidR="005579A9" w:rsidRPr="009C452F" w:rsidSect="00817739">
      <w:footerReference w:type="default" r:id="rId11"/>
      <w:headerReference w:type="first" r:id="rId12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D07379" w14:textId="77777777" w:rsidR="00853ADA" w:rsidRDefault="00853ADA" w:rsidP="009C452F">
      <w:r>
        <w:separator/>
      </w:r>
    </w:p>
  </w:endnote>
  <w:endnote w:type="continuationSeparator" w:id="0">
    <w:p w14:paraId="4A596599" w14:textId="77777777" w:rsidR="00853ADA" w:rsidRDefault="00853ADA" w:rsidP="009C4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24570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50E5C" w14:textId="436497A3" w:rsidR="009500C3" w:rsidRDefault="002F42B7" w:rsidP="009500C3">
        <w:pPr>
          <w:pStyle w:val="a7"/>
          <w:jc w:val="center"/>
        </w:pPr>
        <w:r w:rsidRPr="00D67705">
          <w:fldChar w:fldCharType="begin"/>
        </w:r>
        <w:r w:rsidRPr="00D67705">
          <w:instrText xml:space="preserve"> PAGE   \* MERGEFORMAT </w:instrText>
        </w:r>
        <w:r w:rsidRPr="00D67705">
          <w:fldChar w:fldCharType="separate"/>
        </w:r>
        <w:r w:rsidR="001476F4">
          <w:t>4</w:t>
        </w:r>
        <w:r w:rsidRPr="00D67705">
          <w:fldChar w:fldCharType="end"/>
        </w:r>
      </w:p>
    </w:sdtContent>
  </w:sdt>
  <w:p w14:paraId="5F54CB8B" w14:textId="77777777" w:rsidR="009500C3" w:rsidRDefault="00853AD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4A27F4" w14:textId="77777777" w:rsidR="00853ADA" w:rsidRDefault="00853ADA" w:rsidP="009C452F">
      <w:r>
        <w:separator/>
      </w:r>
    </w:p>
  </w:footnote>
  <w:footnote w:type="continuationSeparator" w:id="0">
    <w:p w14:paraId="1D2E0646" w14:textId="77777777" w:rsidR="00853ADA" w:rsidRDefault="00853ADA" w:rsidP="009C4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3A66CD" w14:textId="77777777" w:rsidR="009500C3" w:rsidRPr="00817739" w:rsidRDefault="002F42B7" w:rsidP="004274B6">
    <w:pPr>
      <w:pStyle w:val="a6"/>
      <w:ind w:right="400"/>
      <w:jc w:val="left"/>
    </w:pPr>
    <w:r>
      <w:t xml:space="preserve">ទម្រង់គំរូគោលការណ៍ឯកជនភាព </w:t>
    </w:r>
    <w:r>
      <w:t>Samsung B2B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AD95AFE"/>
    <w:multiLevelType w:val="singleLevel"/>
    <w:tmpl w:val="655E84D3"/>
    <w:lvl w:ilvl="0">
      <w:numFmt w:val="decimal"/>
      <w:lvlText w:val="•"/>
      <w:lvlJc w:val="left"/>
    </w:lvl>
  </w:abstractNum>
  <w:abstractNum w:abstractNumId="1" w15:restartNumberingAfterBreak="0">
    <w:nsid w:val="08659FC9"/>
    <w:multiLevelType w:val="singleLevel"/>
    <w:tmpl w:val="F12BBA0E"/>
    <w:lvl w:ilvl="0">
      <w:numFmt w:val="decimal"/>
      <w:lvlText w:val="•"/>
      <w:lvlJc w:val="left"/>
    </w:lvl>
  </w:abstractNum>
  <w:abstractNum w:abstractNumId="2" w15:restartNumberingAfterBreak="0">
    <w:nsid w:val="140E1780"/>
    <w:multiLevelType w:val="hybridMultilevel"/>
    <w:tmpl w:val="99BAE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003CA"/>
    <w:multiLevelType w:val="hybridMultilevel"/>
    <w:tmpl w:val="01265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BE23A"/>
    <w:multiLevelType w:val="singleLevel"/>
    <w:tmpl w:val="D161C13C"/>
    <w:lvl w:ilvl="0">
      <w:numFmt w:val="decimal"/>
      <w:lvlText w:val="•"/>
      <w:lvlJc w:val="left"/>
    </w:lvl>
  </w:abstractNum>
  <w:abstractNum w:abstractNumId="5" w15:restartNumberingAfterBreak="0">
    <w:nsid w:val="3CD0352A"/>
    <w:multiLevelType w:val="multilevel"/>
    <w:tmpl w:val="1C28AD6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5192E370"/>
    <w:multiLevelType w:val="singleLevel"/>
    <w:tmpl w:val="99C755FD"/>
    <w:lvl w:ilvl="0">
      <w:numFmt w:val="decimal"/>
      <w:lvlText w:val="•"/>
      <w:lvlJc w:val="left"/>
    </w:lvl>
  </w:abstractNum>
  <w:abstractNum w:abstractNumId="7" w15:restartNumberingAfterBreak="0">
    <w:nsid w:val="7E531461"/>
    <w:multiLevelType w:val="multilevel"/>
    <w:tmpl w:val="1C28AD60"/>
    <w:numStyleLink w:val="ListBullets"/>
  </w:abstractNum>
  <w:num w:numId="1">
    <w:abstractNumId w:val="5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oNotTrackMoves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3AC"/>
    <w:rsid w:val="000256CD"/>
    <w:rsid w:val="00055336"/>
    <w:rsid w:val="000E7A20"/>
    <w:rsid w:val="001476F4"/>
    <w:rsid w:val="00156390"/>
    <w:rsid w:val="0016038C"/>
    <w:rsid w:val="0017768A"/>
    <w:rsid w:val="001A5B51"/>
    <w:rsid w:val="001C3603"/>
    <w:rsid w:val="00267262"/>
    <w:rsid w:val="002C1E28"/>
    <w:rsid w:val="002C4797"/>
    <w:rsid w:val="002D0577"/>
    <w:rsid w:val="002E6CCF"/>
    <w:rsid w:val="002F42B7"/>
    <w:rsid w:val="003668BD"/>
    <w:rsid w:val="003B735C"/>
    <w:rsid w:val="00407B85"/>
    <w:rsid w:val="00435C94"/>
    <w:rsid w:val="00470A14"/>
    <w:rsid w:val="004A6D1C"/>
    <w:rsid w:val="005579A9"/>
    <w:rsid w:val="005A4D0A"/>
    <w:rsid w:val="005D2B33"/>
    <w:rsid w:val="006140D7"/>
    <w:rsid w:val="006524FA"/>
    <w:rsid w:val="006B588E"/>
    <w:rsid w:val="006E2D2C"/>
    <w:rsid w:val="006E3C3A"/>
    <w:rsid w:val="00712C83"/>
    <w:rsid w:val="007426E2"/>
    <w:rsid w:val="0075427E"/>
    <w:rsid w:val="007670D9"/>
    <w:rsid w:val="00781733"/>
    <w:rsid w:val="0079302F"/>
    <w:rsid w:val="007A28DB"/>
    <w:rsid w:val="00804489"/>
    <w:rsid w:val="0081775C"/>
    <w:rsid w:val="00853ADA"/>
    <w:rsid w:val="008673AE"/>
    <w:rsid w:val="008C23AC"/>
    <w:rsid w:val="008E38CA"/>
    <w:rsid w:val="00900D98"/>
    <w:rsid w:val="009532DC"/>
    <w:rsid w:val="009C452F"/>
    <w:rsid w:val="009D534A"/>
    <w:rsid w:val="009E0226"/>
    <w:rsid w:val="00A0434B"/>
    <w:rsid w:val="00A24AC0"/>
    <w:rsid w:val="00A63F52"/>
    <w:rsid w:val="00AB5194"/>
    <w:rsid w:val="00B32C43"/>
    <w:rsid w:val="00BC039E"/>
    <w:rsid w:val="00C05932"/>
    <w:rsid w:val="00C121AC"/>
    <w:rsid w:val="00C919DA"/>
    <w:rsid w:val="00D543EA"/>
    <w:rsid w:val="00DB3C1E"/>
    <w:rsid w:val="00EB50DE"/>
    <w:rsid w:val="00F10CDF"/>
    <w:rsid w:val="00FE49D5"/>
    <w:rsid w:val="00FF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5B5A0"/>
  <w15:docId w15:val="{02C3E1FB-8B4A-45B7-A961-C6272897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km-KH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6" w:unhideWhenUsed="1" w:qFormat="1"/>
    <w:lsdException w:name="List Bullet 3" w:semiHidden="1" w:uiPriority="6" w:unhideWhenUsed="1"/>
    <w:lsdException w:name="List Bullet 4" w:semiHidden="1" w:uiPriority="6" w:unhideWhenUsed="1"/>
    <w:lsdException w:name="List Bullet 5" w:semiHidden="1" w:uiPriority="6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C452F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Char"/>
    <w:qFormat/>
    <w:rsid w:val="009C452F"/>
    <w:pPr>
      <w:widowControl/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character" w:customStyle="1" w:styleId="Char">
    <w:name w:val="본문 Char"/>
    <w:basedOn w:val="a1"/>
    <w:link w:val="a4"/>
    <w:rsid w:val="009C452F"/>
    <w:rPr>
      <w:kern w:val="0"/>
      <w:sz w:val="24"/>
      <w:szCs w:val="24"/>
      <w:lang w:eastAsia="en-US"/>
    </w:rPr>
  </w:style>
  <w:style w:type="numbering" w:customStyle="1" w:styleId="ListBullets">
    <w:name w:val="ListBullets"/>
    <w:uiPriority w:val="99"/>
    <w:rsid w:val="009C452F"/>
    <w:pPr>
      <w:numPr>
        <w:numId w:val="1"/>
      </w:numPr>
    </w:pPr>
  </w:style>
  <w:style w:type="paragraph" w:styleId="a">
    <w:name w:val="List Bullet"/>
    <w:basedOn w:val="a0"/>
    <w:uiPriority w:val="6"/>
    <w:qFormat/>
    <w:rsid w:val="009C452F"/>
    <w:pPr>
      <w:widowControl/>
      <w:numPr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2">
    <w:name w:val="List Bullet 2"/>
    <w:basedOn w:val="a0"/>
    <w:uiPriority w:val="6"/>
    <w:qFormat/>
    <w:rsid w:val="009C452F"/>
    <w:pPr>
      <w:widowControl/>
      <w:numPr>
        <w:ilvl w:val="1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3">
    <w:name w:val="List Bullet 3"/>
    <w:basedOn w:val="a0"/>
    <w:uiPriority w:val="6"/>
    <w:rsid w:val="009C452F"/>
    <w:pPr>
      <w:widowControl/>
      <w:numPr>
        <w:ilvl w:val="2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4">
    <w:name w:val="List Bullet 4"/>
    <w:basedOn w:val="a0"/>
    <w:uiPriority w:val="6"/>
    <w:rsid w:val="009C452F"/>
    <w:pPr>
      <w:widowControl/>
      <w:numPr>
        <w:ilvl w:val="3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5">
    <w:name w:val="List Bullet 5"/>
    <w:basedOn w:val="a0"/>
    <w:uiPriority w:val="6"/>
    <w:rsid w:val="009C452F"/>
    <w:pPr>
      <w:widowControl/>
      <w:numPr>
        <w:ilvl w:val="4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a5">
    <w:name w:val="List Paragraph"/>
    <w:basedOn w:val="a0"/>
    <w:uiPriority w:val="34"/>
    <w:qFormat/>
    <w:rsid w:val="009C452F"/>
    <w:pPr>
      <w:ind w:left="720"/>
      <w:contextualSpacing/>
    </w:pPr>
  </w:style>
  <w:style w:type="paragraph" w:styleId="a6">
    <w:name w:val="header"/>
    <w:basedOn w:val="a0"/>
    <w:link w:val="Char0"/>
    <w:uiPriority w:val="99"/>
    <w:unhideWhenUsed/>
    <w:rsid w:val="009C452F"/>
    <w:pPr>
      <w:tabs>
        <w:tab w:val="center" w:pos="4513"/>
        <w:tab w:val="right" w:pos="9026"/>
      </w:tabs>
    </w:pPr>
  </w:style>
  <w:style w:type="character" w:customStyle="1" w:styleId="Char0">
    <w:name w:val="머리글 Char"/>
    <w:basedOn w:val="a1"/>
    <w:link w:val="a6"/>
    <w:uiPriority w:val="99"/>
    <w:rsid w:val="009C452F"/>
  </w:style>
  <w:style w:type="paragraph" w:styleId="a7">
    <w:name w:val="footer"/>
    <w:basedOn w:val="a0"/>
    <w:link w:val="Char1"/>
    <w:uiPriority w:val="99"/>
    <w:unhideWhenUsed/>
    <w:rsid w:val="009C452F"/>
    <w:pPr>
      <w:tabs>
        <w:tab w:val="center" w:pos="4513"/>
        <w:tab w:val="right" w:pos="9026"/>
      </w:tabs>
    </w:pPr>
  </w:style>
  <w:style w:type="character" w:customStyle="1" w:styleId="Char1">
    <w:name w:val="바닥글 Char"/>
    <w:basedOn w:val="a1"/>
    <w:link w:val="a7"/>
    <w:uiPriority w:val="99"/>
    <w:rsid w:val="009C452F"/>
  </w:style>
  <w:style w:type="character" w:styleId="a8">
    <w:name w:val="Hyperlink"/>
    <w:uiPriority w:val="99"/>
    <w:unhideWhenUsed/>
    <w:rsid w:val="009C452F"/>
    <w:rPr>
      <w:color w:val="0000FF"/>
      <w:u w:val="single"/>
    </w:rPr>
  </w:style>
  <w:style w:type="character" w:styleId="a9">
    <w:name w:val="annotation reference"/>
    <w:basedOn w:val="a1"/>
    <w:uiPriority w:val="99"/>
    <w:semiHidden/>
    <w:unhideWhenUsed/>
    <w:rsid w:val="007426E2"/>
    <w:rPr>
      <w:sz w:val="18"/>
      <w:szCs w:val="18"/>
    </w:rPr>
  </w:style>
  <w:style w:type="paragraph" w:styleId="aa">
    <w:name w:val="annotation text"/>
    <w:basedOn w:val="a0"/>
    <w:link w:val="Char2"/>
    <w:semiHidden/>
    <w:unhideWhenUsed/>
    <w:rsid w:val="007426E2"/>
    <w:pPr>
      <w:jc w:val="left"/>
    </w:pPr>
  </w:style>
  <w:style w:type="character" w:customStyle="1" w:styleId="Char2">
    <w:name w:val="메모 텍스트 Char"/>
    <w:basedOn w:val="a1"/>
    <w:link w:val="aa"/>
    <w:semiHidden/>
    <w:rsid w:val="007426E2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7426E2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7426E2"/>
    <w:rPr>
      <w:b/>
      <w:bCs/>
    </w:rPr>
  </w:style>
  <w:style w:type="paragraph" w:styleId="ac">
    <w:name w:val="Balloon Text"/>
    <w:basedOn w:val="a0"/>
    <w:link w:val="Char4"/>
    <w:uiPriority w:val="99"/>
    <w:semiHidden/>
    <w:unhideWhenUsed/>
    <w:rsid w:val="007426E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1"/>
    <w:link w:val="ac"/>
    <w:uiPriority w:val="99"/>
    <w:semiHidden/>
    <w:rsid w:val="007426E2"/>
    <w:rPr>
      <w:rFonts w:asciiTheme="majorHAnsi" w:eastAsiaTheme="majorEastAsia" w:hAnsiTheme="majorHAnsi" w:cstheme="majorBidi"/>
      <w:sz w:val="18"/>
      <w:szCs w:val="18"/>
    </w:rPr>
  </w:style>
  <w:style w:type="table" w:styleId="ad">
    <w:name w:val="Table Grid"/>
    <w:basedOn w:val="a2"/>
    <w:uiPriority w:val="59"/>
    <w:rsid w:val="007670D9"/>
    <w:pPr>
      <w:spacing w:after="0" w:line="240" w:lineRule="auto"/>
      <w:jc w:val="left"/>
    </w:pPr>
    <w:rPr>
      <w:rFonts w:eastAsia="Times New Roman"/>
      <w:kern w:val="0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7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analytics/learn/privacy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helpx.adobe.com/flash-player/kb/disable-local-shared-objects-flash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policies/privacy/partner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E3FAE-73B0-4B30-8B58-34498ABF1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2041</Words>
  <Characters>11639</Characters>
  <Application>Microsoft Office Word</Application>
  <DocSecurity>0</DocSecurity>
  <Lines>96</Lines>
  <Paragraphs>27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Samsung Electronics</Company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컴플라이언스</dc:creator>
  <cp:lastModifiedBy>CHEIL</cp:lastModifiedBy>
  <cp:revision>2</cp:revision>
  <cp:lastPrinted>2019-04-17T06:08:00Z</cp:lastPrinted>
  <dcterms:created xsi:type="dcterms:W3CDTF">2025-01-22T07:17:00Z</dcterms:created>
  <dcterms:modified xsi:type="dcterms:W3CDTF">2025-01-22T07:17:00Z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