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E732ED" w14:textId="51F3F8C8" w:rsidR="00D1503B" w:rsidRDefault="00940F6D" w:rsidP="00D1503B">
      <w:pPr>
        <w:bidi/>
      </w:pPr>
      <w:bookmarkStart w:id="0" w:name="_GoBack"/>
      <w:bookmarkEnd w:id="0"/>
      <w:r w:rsidRPr="00940F6D">
        <w:rPr>
          <w:rFonts w:cs="Arial" w:hint="cs"/>
          <w:rtl/>
        </w:rPr>
        <w:t>شروط</w:t>
      </w:r>
      <w:r w:rsidRPr="00940F6D">
        <w:rPr>
          <w:rFonts w:cs="Arial"/>
          <w:rtl/>
        </w:rPr>
        <w:t xml:space="preserve"> </w:t>
      </w:r>
      <w:r w:rsidRPr="00940F6D">
        <w:rPr>
          <w:rFonts w:cs="Arial" w:hint="cs"/>
          <w:rtl/>
        </w:rPr>
        <w:t>الاستخدام</w:t>
      </w:r>
      <w:r w:rsidRPr="00940F6D">
        <w:rPr>
          <w:rFonts w:cs="Arial"/>
          <w:rtl/>
        </w:rPr>
        <w:t xml:space="preserve"> </w:t>
      </w:r>
      <w:r w:rsidRPr="00940F6D">
        <w:rPr>
          <w:rFonts w:cs="Arial" w:hint="cs"/>
          <w:rtl/>
        </w:rPr>
        <w:t>الخاصة</w:t>
      </w:r>
      <w:r w:rsidRPr="00940F6D">
        <w:rPr>
          <w:rFonts w:cs="Arial"/>
          <w:rtl/>
        </w:rPr>
        <w:t xml:space="preserve"> </w:t>
      </w:r>
      <w:r w:rsidRPr="00940F6D">
        <w:rPr>
          <w:rFonts w:cs="Arial" w:hint="cs"/>
          <w:rtl/>
        </w:rPr>
        <w:t>بشهادة</w:t>
      </w:r>
      <w:r w:rsidRPr="00940F6D">
        <w:rPr>
          <w:rFonts w:cs="Arial"/>
          <w:rtl/>
        </w:rPr>
        <w:t xml:space="preserve"> </w:t>
      </w:r>
      <w:r w:rsidRPr="00940F6D">
        <w:rPr>
          <w:rFonts w:cs="Arial"/>
        </w:rPr>
        <w:t>Samsung Plus</w:t>
      </w:r>
    </w:p>
    <w:p w14:paraId="313E419D" w14:textId="5CCAB2FC" w:rsidR="00282A18" w:rsidRDefault="00282A18" w:rsidP="00282A18">
      <w:pPr>
        <w:bidi/>
      </w:pPr>
      <w:r w:rsidRPr="00282A18">
        <w:rPr>
          <w:rFonts w:hint="cs"/>
          <w:rtl/>
        </w:rPr>
        <w:t>تم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إبرام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شروط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الاستخدام</w:t>
      </w:r>
      <w:r w:rsidRPr="00282A18">
        <w:rPr>
          <w:rtl/>
        </w:rPr>
        <w:t xml:space="preserve"> </w:t>
      </w:r>
      <w:r>
        <w:rPr>
          <w:rFonts w:hint="cs"/>
          <w:rtl/>
        </w:rPr>
        <w:t>تلك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إلى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جانب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سياسة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الخصوصية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الخاصة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بنا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الموضحة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أدناه</w:t>
      </w:r>
      <w:r>
        <w:rPr>
          <w:rFonts w:hint="cs"/>
          <w:rtl/>
        </w:rPr>
        <w:t xml:space="preserve"> </w:t>
      </w:r>
      <w:r w:rsidRPr="00282A18">
        <w:rPr>
          <w:rtl/>
        </w:rPr>
        <w:t>("</w:t>
      </w:r>
      <w:r w:rsidRPr="00282A18">
        <w:rPr>
          <w:rFonts w:hint="cs"/>
          <w:rtl/>
        </w:rPr>
        <w:t>الشروط</w:t>
      </w:r>
      <w:r w:rsidRPr="00282A18">
        <w:rPr>
          <w:rtl/>
        </w:rPr>
        <w:t xml:space="preserve">") </w:t>
      </w:r>
      <w:r w:rsidRPr="00282A18">
        <w:rPr>
          <w:rFonts w:hint="cs"/>
          <w:rtl/>
        </w:rPr>
        <w:t>بين</w:t>
      </w:r>
      <w:r w:rsidRPr="00282A18">
        <w:rPr>
          <w:rtl/>
        </w:rPr>
        <w:t xml:space="preserve"> </w:t>
      </w:r>
      <w:r w:rsidRPr="00282A18">
        <w:t>Samsung Electronics Co., Ltd</w:t>
      </w:r>
      <w:r w:rsidRPr="00282A18">
        <w:rPr>
          <w:rtl/>
        </w:rPr>
        <w:t>.</w:t>
      </w:r>
      <w:r w:rsidRPr="00282A18">
        <w:rPr>
          <w:rFonts w:hint="cs"/>
          <w:rtl/>
        </w:rPr>
        <w:t>،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وهي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شركة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كورية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يقع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مكتبها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في</w:t>
      </w:r>
      <w:r w:rsidRPr="00282A18">
        <w:rPr>
          <w:rtl/>
        </w:rPr>
        <w:t xml:space="preserve"> 129 </w:t>
      </w:r>
      <w:r w:rsidRPr="00282A18">
        <w:t>Samsung-Ro</w:t>
      </w:r>
      <w:r w:rsidRPr="00282A18">
        <w:rPr>
          <w:rFonts w:hint="cs"/>
          <w:rtl/>
        </w:rPr>
        <w:t>،</w:t>
      </w:r>
      <w:r w:rsidRPr="00282A18">
        <w:rPr>
          <w:rtl/>
        </w:rPr>
        <w:t xml:space="preserve"> </w:t>
      </w:r>
      <w:proofErr w:type="spellStart"/>
      <w:r w:rsidRPr="00282A18">
        <w:t>Yeongtong</w:t>
      </w:r>
      <w:proofErr w:type="spellEnd"/>
      <w:r w:rsidRPr="00282A18">
        <w:t>-Gu</w:t>
      </w:r>
      <w:r w:rsidRPr="00282A18">
        <w:rPr>
          <w:rFonts w:hint="cs"/>
          <w:rtl/>
        </w:rPr>
        <w:t>،</w:t>
      </w:r>
      <w:r w:rsidRPr="00282A18">
        <w:rPr>
          <w:rtl/>
        </w:rPr>
        <w:t xml:space="preserve"> </w:t>
      </w:r>
      <w:r w:rsidRPr="00282A18">
        <w:t>Suwon-City</w:t>
      </w:r>
      <w:r w:rsidRPr="00282A18">
        <w:rPr>
          <w:rFonts w:hint="cs"/>
          <w:rtl/>
        </w:rPr>
        <w:t>،</w:t>
      </w:r>
      <w:r w:rsidRPr="00282A18">
        <w:rPr>
          <w:rtl/>
        </w:rPr>
        <w:t xml:space="preserve"> </w:t>
      </w:r>
      <w:r w:rsidRPr="00282A18">
        <w:t>Gyeonggi-Do</w:t>
      </w:r>
      <w:r w:rsidRPr="00282A18">
        <w:rPr>
          <w:rFonts w:hint="cs"/>
          <w:rtl/>
        </w:rPr>
        <w:t>،</w:t>
      </w:r>
      <w:r w:rsidRPr="00282A18">
        <w:rPr>
          <w:rtl/>
        </w:rPr>
        <w:t xml:space="preserve"> 16677</w:t>
      </w:r>
      <w:r w:rsidRPr="00282A18">
        <w:rPr>
          <w:rFonts w:hint="cs"/>
          <w:rtl/>
        </w:rPr>
        <w:t>،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جمهورية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كوريا</w:t>
      </w:r>
      <w:r w:rsidRPr="00282A18">
        <w:rPr>
          <w:rtl/>
        </w:rPr>
        <w:t xml:space="preserve"> (</w:t>
      </w:r>
      <w:r w:rsidRPr="00282A18">
        <w:rPr>
          <w:rFonts w:hint="cs"/>
          <w:rtl/>
        </w:rPr>
        <w:t>بما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في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ذلك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الشركات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التابعة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لها،</w:t>
      </w:r>
      <w:r w:rsidRPr="00282A18">
        <w:rPr>
          <w:rtl/>
        </w:rPr>
        <w:t xml:space="preserve"> "</w:t>
      </w:r>
      <w:r w:rsidRPr="00282A18">
        <w:t>Samsung</w:t>
      </w:r>
      <w:r w:rsidRPr="00282A18">
        <w:rPr>
          <w:rtl/>
        </w:rPr>
        <w:t xml:space="preserve">" </w:t>
      </w:r>
      <w:r w:rsidRPr="00282A18">
        <w:rPr>
          <w:rFonts w:hint="cs"/>
          <w:rtl/>
        </w:rPr>
        <w:t>أو</w:t>
      </w:r>
      <w:r w:rsidRPr="00282A18">
        <w:rPr>
          <w:rtl/>
        </w:rPr>
        <w:t xml:space="preserve"> "</w:t>
      </w:r>
      <w:r w:rsidRPr="00282A18">
        <w:rPr>
          <w:rFonts w:hint="cs"/>
          <w:rtl/>
        </w:rPr>
        <w:t>نحن</w:t>
      </w:r>
      <w:r w:rsidRPr="00282A18">
        <w:rPr>
          <w:rtl/>
        </w:rPr>
        <w:t xml:space="preserve">") </w:t>
      </w:r>
      <w:r w:rsidR="008F2BD8">
        <w:rPr>
          <w:rFonts w:hint="cs"/>
          <w:rtl/>
        </w:rPr>
        <w:t>وبينك أنت</w:t>
      </w:r>
      <w:r w:rsidRPr="00282A18">
        <w:rPr>
          <w:rFonts w:hint="cs"/>
          <w:rtl/>
        </w:rPr>
        <w:t>،</w:t>
      </w:r>
      <w:r w:rsidRPr="00282A18">
        <w:rPr>
          <w:rtl/>
        </w:rPr>
        <w:t xml:space="preserve"> </w:t>
      </w:r>
      <w:r w:rsidR="008F2BD8">
        <w:rPr>
          <w:rFonts w:hint="cs"/>
          <w:rtl/>
        </w:rPr>
        <w:t>وتضبط</w:t>
      </w:r>
      <w:r w:rsidRPr="00282A18">
        <w:rPr>
          <w:rtl/>
        </w:rPr>
        <w:t xml:space="preserve"> </w:t>
      </w:r>
      <w:r w:rsidR="008F2BD8">
        <w:rPr>
          <w:rFonts w:hint="cs"/>
          <w:rtl/>
        </w:rPr>
        <w:t xml:space="preserve">هذه الشروط والسياسات </w:t>
      </w:r>
      <w:r w:rsidRPr="00282A18">
        <w:rPr>
          <w:rFonts w:hint="cs"/>
          <w:rtl/>
        </w:rPr>
        <w:t>وصولك</w:t>
      </w:r>
      <w:r w:rsidRPr="00282A18">
        <w:rPr>
          <w:rtl/>
        </w:rPr>
        <w:t xml:space="preserve"> </w:t>
      </w:r>
      <w:r w:rsidR="008F2BD8">
        <w:rPr>
          <w:rFonts w:hint="cs"/>
          <w:rtl/>
        </w:rPr>
        <w:t>إلى ا</w:t>
      </w:r>
      <w:r w:rsidRPr="00282A18">
        <w:rPr>
          <w:rFonts w:hint="cs"/>
          <w:rtl/>
        </w:rPr>
        <w:t>لموقع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الإلكتروني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وتطبيق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الهاتف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المحمول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والمواد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والخدمات</w:t>
      </w:r>
      <w:r w:rsidR="008F2BD8">
        <w:rPr>
          <w:rFonts w:hint="cs"/>
          <w:rtl/>
        </w:rPr>
        <w:t xml:space="preserve"> واستخدامك لها</w:t>
      </w:r>
      <w:r w:rsidRPr="00282A18">
        <w:rPr>
          <w:rtl/>
        </w:rPr>
        <w:t xml:space="preserve"> (</w:t>
      </w:r>
      <w:r w:rsidRPr="00282A18">
        <w:rPr>
          <w:rFonts w:hint="cs"/>
          <w:rtl/>
        </w:rPr>
        <w:t>كما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هو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موضح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أدناه</w:t>
      </w:r>
      <w:r w:rsidRPr="00282A18">
        <w:rPr>
          <w:rtl/>
        </w:rPr>
        <w:t xml:space="preserve">). </w:t>
      </w:r>
      <w:r w:rsidRPr="00282A18">
        <w:rPr>
          <w:rFonts w:hint="cs"/>
          <w:rtl/>
        </w:rPr>
        <w:t>يرجى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قراءة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الشروط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بعناية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قبل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الوصول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إلى</w:t>
      </w:r>
      <w:r w:rsidRPr="00282A18">
        <w:rPr>
          <w:rtl/>
        </w:rPr>
        <w:t xml:space="preserve"> </w:t>
      </w:r>
      <w:r w:rsidRPr="00282A18">
        <w:t>Samsung</w:t>
      </w:r>
      <w:ins w:id="1" w:author="Hala Sakr/Data Privacy P /MENA Office/Senior Legal Counsel/Samsung Electronics" w:date="2025-02-11T13:42:00Z">
        <w:r w:rsidR="00175D0E">
          <w:t xml:space="preserve"> </w:t>
        </w:r>
      </w:ins>
      <w:r w:rsidRPr="00282A18">
        <w:t>Plus</w:t>
      </w:r>
      <w:r w:rsidRPr="00282A18">
        <w:rPr>
          <w:rtl/>
        </w:rPr>
        <w:t xml:space="preserve"> ("</w:t>
      </w:r>
      <w:r w:rsidRPr="00282A18">
        <w:rPr>
          <w:rFonts w:hint="cs"/>
          <w:rtl/>
        </w:rPr>
        <w:t>الموقع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الإلكتروني</w:t>
      </w:r>
      <w:r w:rsidRPr="00282A18">
        <w:rPr>
          <w:rtl/>
        </w:rPr>
        <w:t xml:space="preserve">" </w:t>
      </w:r>
      <w:r w:rsidRPr="00282A18">
        <w:rPr>
          <w:rFonts w:hint="cs"/>
          <w:rtl/>
        </w:rPr>
        <w:t>أو</w:t>
      </w:r>
      <w:r w:rsidRPr="00282A18">
        <w:rPr>
          <w:rtl/>
        </w:rPr>
        <w:t xml:space="preserve"> "</w:t>
      </w:r>
      <w:r w:rsidRPr="00282A18">
        <w:rPr>
          <w:rFonts w:hint="cs"/>
          <w:rtl/>
        </w:rPr>
        <w:t>الهاتف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المحمول</w:t>
      </w:r>
      <w:r w:rsidRPr="00282A18">
        <w:rPr>
          <w:rtl/>
        </w:rPr>
        <w:t>")</w:t>
      </w:r>
      <w:r w:rsidR="008F2BD8">
        <w:rPr>
          <w:rFonts w:hint="cs"/>
          <w:rtl/>
        </w:rPr>
        <w:t xml:space="preserve"> أو استخدامك له</w:t>
      </w:r>
      <w:r w:rsidRPr="00282A18">
        <w:rPr>
          <w:rtl/>
        </w:rPr>
        <w:t xml:space="preserve">. </w:t>
      </w:r>
      <w:r w:rsidR="008F2BD8">
        <w:rPr>
          <w:rFonts w:hint="cs"/>
          <w:rtl/>
        </w:rPr>
        <w:t>وفي حال عدم موافقتك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على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أي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من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الشروط،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فلا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تقم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بالوصول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إلى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الموقع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الإلكتروني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والهاتف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المحمول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أو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استخدامه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بأي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شكل</w:t>
      </w:r>
      <w:r w:rsidRPr="00282A18">
        <w:rPr>
          <w:rtl/>
        </w:rPr>
        <w:t xml:space="preserve"> </w:t>
      </w:r>
      <w:r w:rsidR="001E55F3">
        <w:rPr>
          <w:rFonts w:hint="cs"/>
          <w:rtl/>
        </w:rPr>
        <w:t>من الأشكال</w:t>
      </w:r>
      <w:r w:rsidRPr="00282A18">
        <w:rPr>
          <w:rtl/>
        </w:rPr>
        <w:t xml:space="preserve">. </w:t>
      </w:r>
      <w:r w:rsidR="001E55F3">
        <w:rPr>
          <w:rFonts w:hint="cs"/>
          <w:rtl/>
        </w:rPr>
        <w:t>وإن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استخدامك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للموقع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الإلكتروني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والهاتف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المحمول</w:t>
      </w:r>
      <w:r w:rsidRPr="00282A18">
        <w:rPr>
          <w:rtl/>
        </w:rPr>
        <w:t xml:space="preserve"> </w:t>
      </w:r>
      <w:r w:rsidR="001E55F3">
        <w:rPr>
          <w:rFonts w:hint="cs"/>
          <w:rtl/>
        </w:rPr>
        <w:t>يعدّ موافقة منك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على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الشروط</w:t>
      </w:r>
      <w:r w:rsidRPr="00282A18">
        <w:rPr>
          <w:rtl/>
        </w:rPr>
        <w:t>.</w:t>
      </w:r>
    </w:p>
    <w:p w14:paraId="68D2C9B3" w14:textId="77777777" w:rsidR="00A162FF" w:rsidRDefault="00A162FF" w:rsidP="00A162FF">
      <w:pPr>
        <w:bidi/>
      </w:pPr>
      <w:r>
        <w:rPr>
          <w:rFonts w:cs="Arial" w:hint="cs"/>
          <w:rtl/>
        </w:rPr>
        <w:t>الاستخدام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والقيود</w:t>
      </w:r>
    </w:p>
    <w:p w14:paraId="5290110A" w14:textId="31398447" w:rsidR="009B61D7" w:rsidRDefault="00A162FF" w:rsidP="00A162FF">
      <w:pPr>
        <w:bidi/>
        <w:rPr>
          <w:rFonts w:cs="Arial"/>
        </w:rPr>
      </w:pPr>
      <w:r>
        <w:rPr>
          <w:rFonts w:cs="Arial" w:hint="cs"/>
          <w:rtl/>
        </w:rPr>
        <w:t>إن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المحتويات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تقدمها</w:t>
      </w:r>
      <w:r>
        <w:rPr>
          <w:rFonts w:cs="Arial"/>
          <w:rtl/>
        </w:rPr>
        <w:t xml:space="preserve"> </w:t>
      </w:r>
      <w:r>
        <w:t>Samsung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الهاتف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المحمول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سبيل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المثال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والمستندات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والنصوص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والتصميم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والعلامات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والشعارات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والرسومات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والصور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والأيقونات</w:t>
      </w:r>
      <w:r>
        <w:rPr>
          <w:rFonts w:cs="Arial"/>
          <w:rtl/>
        </w:rPr>
        <w:t xml:space="preserve"> </w:t>
      </w:r>
      <w:r w:rsidR="00513684">
        <w:rPr>
          <w:rFonts w:cs="Arial" w:hint="cs"/>
          <w:rtl/>
        </w:rPr>
        <w:t>والأصوات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والفيديو</w:t>
      </w:r>
      <w:r w:rsidR="00513684">
        <w:rPr>
          <w:rFonts w:cs="Arial" w:hint="cs"/>
          <w:rtl/>
        </w:rPr>
        <w:t>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والرموز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والبرامج</w:t>
      </w:r>
      <w:r>
        <w:rPr>
          <w:rFonts w:cs="Arial"/>
          <w:rtl/>
        </w:rPr>
        <w:t>) (</w:t>
      </w:r>
      <w:r>
        <w:rPr>
          <w:rFonts w:cs="Arial" w:hint="cs"/>
          <w:rtl/>
        </w:rPr>
        <w:t>المشار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باسم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المواد</w:t>
      </w:r>
      <w:r>
        <w:rPr>
          <w:rFonts w:cs="Arial"/>
          <w:rtl/>
        </w:rPr>
        <w:t xml:space="preserve">")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ملكية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حصرية</w:t>
      </w:r>
      <w:r>
        <w:rPr>
          <w:rFonts w:cs="Arial"/>
          <w:rtl/>
        </w:rPr>
        <w:t xml:space="preserve"> </w:t>
      </w:r>
      <w:r w:rsidR="00513684">
        <w:rPr>
          <w:rFonts w:cs="Arial" w:hint="cs"/>
          <w:rtl/>
        </w:rPr>
        <w:t>لـ</w:t>
      </w:r>
      <w:r>
        <w:rPr>
          <w:rFonts w:cs="Arial"/>
          <w:rtl/>
        </w:rPr>
        <w:t xml:space="preserve"> </w:t>
      </w:r>
      <w:r>
        <w:t>Samsung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 w:rsidR="00513684">
        <w:rPr>
          <w:rFonts w:cs="Arial" w:hint="cs"/>
          <w:rtl/>
        </w:rPr>
        <w:t>مانحي الترخيص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موفري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لديها،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بموجب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والنشر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والعلامات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والقوانين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المعمول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. </w:t>
      </w:r>
      <w:r w:rsidR="00513684">
        <w:rPr>
          <w:rFonts w:cs="Arial" w:hint="cs"/>
          <w:rtl/>
        </w:rPr>
        <w:t>و</w:t>
      </w:r>
      <w:r>
        <w:rPr>
          <w:rFonts w:cs="Arial" w:hint="cs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المواد</w:t>
      </w:r>
      <w:r>
        <w:rPr>
          <w:rFonts w:cs="Arial"/>
          <w:rtl/>
        </w:rPr>
        <w:t xml:space="preserve"> </w:t>
      </w:r>
      <w:r w:rsidR="00513684">
        <w:rPr>
          <w:rFonts w:cs="Arial" w:hint="cs"/>
          <w:rtl/>
        </w:rPr>
        <w:t>المتاحة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الهاتف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المحمول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لأغراض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دعم</w:t>
      </w:r>
      <w:r>
        <w:rPr>
          <w:rFonts w:cs="Arial"/>
          <w:rtl/>
        </w:rPr>
        <w:t xml:space="preserve"> </w:t>
      </w:r>
      <w:r>
        <w:t>Samsung</w:t>
      </w:r>
      <w:ins w:id="2" w:author="Hala Sakr/Data Privacy P /MENA Office/Senior Legal Counsel/Samsung Electronics" w:date="2025-02-11T13:43:00Z">
        <w:r w:rsidR="00175D0E">
          <w:t xml:space="preserve"> </w:t>
        </w:r>
      </w:ins>
      <w:r>
        <w:t>Plus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وبموجب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صريح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t>Samsung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بشرط</w:t>
      </w:r>
      <w:r>
        <w:rPr>
          <w:rFonts w:cs="Arial"/>
          <w:rtl/>
        </w:rPr>
        <w:t xml:space="preserve"> </w:t>
      </w:r>
      <w:r w:rsidR="00513684">
        <w:rPr>
          <w:rFonts w:cs="Arial" w:hint="cs"/>
          <w:rtl/>
        </w:rPr>
        <w:t>عدم قيامك بتعديل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 w:rsidR="00513684">
        <w:rPr>
          <w:rFonts w:cs="Arial" w:hint="cs"/>
          <w:rtl/>
        </w:rPr>
        <w:t>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حقوق</w:t>
      </w:r>
      <w:r>
        <w:rPr>
          <w:rFonts w:cs="Arial"/>
          <w:rtl/>
        </w:rPr>
        <w:t xml:space="preserve"> </w:t>
      </w:r>
      <w:r w:rsidR="00513684">
        <w:rPr>
          <w:rFonts w:cs="Arial" w:hint="cs"/>
          <w:rtl/>
        </w:rPr>
        <w:t>لل</w:t>
      </w:r>
      <w:r>
        <w:rPr>
          <w:rFonts w:cs="Arial" w:hint="cs"/>
          <w:rtl/>
        </w:rPr>
        <w:t>طبع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 w:rsidR="00513684">
        <w:rPr>
          <w:rFonts w:cs="Arial" w:hint="cs"/>
          <w:rtl/>
        </w:rPr>
        <w:t>ال</w:t>
      </w:r>
      <w:r>
        <w:rPr>
          <w:rFonts w:cs="Arial" w:hint="cs"/>
          <w:rtl/>
        </w:rPr>
        <w:t>نشر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 w:rsidR="00513684">
        <w:rPr>
          <w:rFonts w:cs="Arial" w:hint="cs"/>
          <w:rtl/>
        </w:rPr>
        <w:t>ال</w:t>
      </w:r>
      <w:r>
        <w:rPr>
          <w:rFonts w:cs="Arial" w:hint="cs"/>
          <w:rtl/>
        </w:rPr>
        <w:t>علامة</w:t>
      </w:r>
      <w:r>
        <w:rPr>
          <w:rFonts w:cs="Arial"/>
          <w:rtl/>
        </w:rPr>
        <w:t xml:space="preserve"> </w:t>
      </w:r>
      <w:r w:rsidR="00513684">
        <w:rPr>
          <w:rFonts w:cs="Arial" w:hint="cs"/>
          <w:rtl/>
        </w:rPr>
        <w:t>ال</w:t>
      </w:r>
      <w:r>
        <w:rPr>
          <w:rFonts w:cs="Arial" w:hint="cs"/>
          <w:rtl/>
        </w:rPr>
        <w:t>تجارية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إشعار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ملكية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يظهر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تنسخها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تنزلها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تطبعها</w:t>
      </w:r>
      <w:r>
        <w:rPr>
          <w:rFonts w:cs="Arial"/>
          <w:rtl/>
        </w:rPr>
        <w:t>.</w:t>
      </w:r>
    </w:p>
    <w:p w14:paraId="70138C64" w14:textId="77777777" w:rsidR="00D1503B" w:rsidRDefault="00D1503B" w:rsidP="00D1503B">
      <w:pPr>
        <w:bidi/>
      </w:pPr>
    </w:p>
    <w:p w14:paraId="53FB9715" w14:textId="494FD37E" w:rsidR="00D9798E" w:rsidRPr="00D1503B" w:rsidRDefault="00D00744" w:rsidP="008D6516">
      <w:pPr>
        <w:bidi/>
      </w:pPr>
      <w:r w:rsidRPr="00D00744">
        <w:rPr>
          <w:rFonts w:cs="Arial" w:hint="cs"/>
          <w:rtl/>
        </w:rPr>
        <w:t>أنت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توافق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على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عدم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استخدام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أو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عرض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أو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إعادة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إنتاج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أو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إرسال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أو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تعديل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أو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توزيع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أو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نشر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أو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بيع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أو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نشر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أو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إنشاء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أعمال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مشتقة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من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أو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بث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أو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تداول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أو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استغلال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أي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مادة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بأي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شكل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من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الأشكال،</w:t>
      </w:r>
      <w:r w:rsidRPr="00D00744">
        <w:rPr>
          <w:rFonts w:cs="Arial"/>
          <w:rtl/>
        </w:rPr>
        <w:t xml:space="preserve"> </w:t>
      </w:r>
      <w:r>
        <w:rPr>
          <w:rFonts w:cs="Arial" w:hint="cs"/>
          <w:rtl/>
        </w:rPr>
        <w:t>كلّياً أو جزئياً</w:t>
      </w:r>
      <w:r w:rsidRPr="00D00744">
        <w:rPr>
          <w:rFonts w:cs="Arial" w:hint="cs"/>
          <w:rtl/>
        </w:rPr>
        <w:t>،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سواء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عن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طريق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البريد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الإلكتروني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أو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بأي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وسيلة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أخرى،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لأي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غرض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آخر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غير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الأغراض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المنصوص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عليها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هنا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وبشرط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الحصول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على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إذن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صريح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من</w:t>
      </w:r>
      <w:r w:rsidRPr="00D00744">
        <w:rPr>
          <w:rFonts w:cs="Arial"/>
          <w:rtl/>
        </w:rPr>
        <w:t xml:space="preserve"> </w:t>
      </w:r>
      <w:r>
        <w:t>Samsung</w:t>
      </w:r>
      <w:r w:rsidRPr="00D00744">
        <w:rPr>
          <w:rFonts w:cs="Arial"/>
          <w:rtl/>
        </w:rPr>
        <w:t xml:space="preserve">. </w:t>
      </w:r>
      <w:r>
        <w:rPr>
          <w:rFonts w:cs="Arial" w:hint="cs"/>
          <w:rtl/>
        </w:rPr>
        <w:t xml:space="preserve">وإن </w:t>
      </w:r>
      <w:r w:rsidRPr="00D00744">
        <w:rPr>
          <w:rFonts w:cs="Arial" w:hint="cs"/>
          <w:rtl/>
        </w:rPr>
        <w:t>أي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استخدام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غير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مصرح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به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للموقع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الإلكتروني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أو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الهاتف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المحمول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أو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المواد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أو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الخدمات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قد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ينتهك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حقوق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الطبع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والنشر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والعلامات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التجارية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وأي</w:t>
      </w:r>
      <w:r>
        <w:rPr>
          <w:rFonts w:cs="Arial" w:hint="cs"/>
          <w:rtl/>
        </w:rPr>
        <w:t>ّة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قوانين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أخرى</w:t>
      </w:r>
      <w:r w:rsidRPr="00D00744">
        <w:rPr>
          <w:rFonts w:cs="Arial"/>
          <w:rtl/>
        </w:rPr>
        <w:t xml:space="preserve"> </w:t>
      </w:r>
      <w:r w:rsidR="00115512">
        <w:rPr>
          <w:rFonts w:cs="Arial" w:hint="cs"/>
          <w:rtl/>
        </w:rPr>
        <w:t>معمول بها</w:t>
      </w:r>
      <w:r w:rsidRPr="00D00744">
        <w:rPr>
          <w:rFonts w:cs="Arial"/>
          <w:rtl/>
        </w:rPr>
        <w:t>.</w:t>
      </w:r>
    </w:p>
    <w:p w14:paraId="7D3F3078" w14:textId="670C0A7F" w:rsidR="008D6516" w:rsidRDefault="008D6516" w:rsidP="00D9798E">
      <w:pPr>
        <w:bidi/>
      </w:pPr>
      <w:r>
        <w:rPr>
          <w:rFonts w:cs="Arial" w:hint="cs"/>
          <w:rtl/>
        </w:rPr>
        <w:t>الاستخدام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المحظور</w:t>
      </w:r>
    </w:p>
    <w:p w14:paraId="1186DC5B" w14:textId="3CA79916" w:rsidR="008D6516" w:rsidRDefault="008D6516" w:rsidP="008D6516">
      <w:pPr>
        <w:bidi/>
      </w:pP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الهاتف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المحمول،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أيّة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مادة،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أيّة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الهاتف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المحمول</w:t>
      </w:r>
      <w:r>
        <w:rPr>
          <w:rFonts w:cs="Arial"/>
          <w:rtl/>
        </w:rPr>
        <w:t xml:space="preserve"> ("</w:t>
      </w:r>
      <w:r>
        <w:rPr>
          <w:rFonts w:cs="Arial" w:hint="cs"/>
          <w:rtl/>
        </w:rPr>
        <w:t>الخدمات</w:t>
      </w:r>
      <w:r>
        <w:rPr>
          <w:rFonts w:cs="Arial"/>
          <w:rtl/>
        </w:rPr>
        <w:t>"): (</w:t>
      </w:r>
      <w:r>
        <w:rPr>
          <w:rFonts w:cs="Arial" w:hint="cs"/>
          <w:rtl/>
        </w:rPr>
        <w:t>أ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بطريقة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تنتهك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قانون محلي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إقليمي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وطني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أجنبي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دولي؛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ب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لمضايقة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إيذاء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آخر؛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ج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انتحال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شخصية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كيان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تمثيل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خاطئ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لانتمائك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كيان؛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د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للتدخل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الهاتف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المحمول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الخدمات</w:t>
      </w:r>
      <w:r w:rsidR="009D6B23">
        <w:rPr>
          <w:rFonts w:cs="Arial" w:hint="cs"/>
          <w:rtl/>
        </w:rPr>
        <w:t xml:space="preserve"> أو</w:t>
      </w:r>
      <w:r w:rsidR="009D6B23">
        <w:rPr>
          <w:rFonts w:cs="Arial"/>
          <w:rtl/>
        </w:rPr>
        <w:t xml:space="preserve"> </w:t>
      </w:r>
      <w:r w:rsidR="009D6B23">
        <w:rPr>
          <w:rFonts w:cs="Arial" w:hint="cs"/>
          <w:rtl/>
        </w:rPr>
        <w:t>تعطيلها</w:t>
      </w:r>
      <w:r>
        <w:rPr>
          <w:rFonts w:cs="Arial"/>
          <w:rtl/>
        </w:rPr>
        <w:t>.</w:t>
      </w:r>
    </w:p>
    <w:p w14:paraId="7B5BE8A5" w14:textId="66BB17D4" w:rsidR="009B61D7" w:rsidRDefault="009D6B23" w:rsidP="009D6B23">
      <w:pPr>
        <w:bidi/>
      </w:pPr>
      <w:r w:rsidRPr="009D6B23">
        <w:rPr>
          <w:rFonts w:cs="Arial" w:hint="cs"/>
          <w:rtl/>
        </w:rPr>
        <w:t>أنت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توافق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على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عدم</w:t>
      </w:r>
      <w:r w:rsidRPr="009D6B23">
        <w:rPr>
          <w:rFonts w:cs="Arial"/>
          <w:rtl/>
        </w:rPr>
        <w:t xml:space="preserve"> "</w:t>
      </w:r>
      <w:r w:rsidRPr="009D6B23">
        <w:rPr>
          <w:rFonts w:cs="Arial" w:hint="cs"/>
          <w:rtl/>
        </w:rPr>
        <w:t>تأطير</w:t>
      </w:r>
      <w:r w:rsidRPr="009D6B23">
        <w:rPr>
          <w:rFonts w:cs="Arial"/>
          <w:rtl/>
        </w:rPr>
        <w:t xml:space="preserve">" </w:t>
      </w:r>
      <w:r w:rsidRPr="009D6B23">
        <w:rPr>
          <w:rFonts w:cs="Arial" w:hint="cs"/>
          <w:rtl/>
        </w:rPr>
        <w:t>أو</w:t>
      </w:r>
      <w:r w:rsidRPr="009D6B23">
        <w:rPr>
          <w:rFonts w:cs="Arial"/>
          <w:rtl/>
        </w:rPr>
        <w:t xml:space="preserve"> "</w:t>
      </w:r>
      <w:r w:rsidRPr="009D6B23">
        <w:rPr>
          <w:rFonts w:cs="Arial" w:hint="cs"/>
          <w:rtl/>
        </w:rPr>
        <w:t>نسخ</w:t>
      </w:r>
      <w:r w:rsidRPr="009D6B23">
        <w:rPr>
          <w:rFonts w:cs="Arial"/>
          <w:rtl/>
        </w:rPr>
        <w:t xml:space="preserve">" </w:t>
      </w:r>
      <w:r w:rsidRPr="009D6B23">
        <w:rPr>
          <w:rFonts w:cs="Arial" w:hint="cs"/>
          <w:rtl/>
        </w:rPr>
        <w:t>موقع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الويب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أو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الهاتف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المحمول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أو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أي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جزء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من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المواد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أو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الخدمات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على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أي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خادم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آخر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أو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جهاز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متصل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بالإنترنت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دون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الحصول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على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موافقة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كتابية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مسبقة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من</w:t>
      </w:r>
      <w:r w:rsidRPr="009D6B23">
        <w:rPr>
          <w:rFonts w:cs="Arial"/>
          <w:rtl/>
        </w:rPr>
        <w:t xml:space="preserve"> </w:t>
      </w:r>
      <w:r w:rsidRPr="009D6B23">
        <w:t>Samsung</w:t>
      </w:r>
      <w:r w:rsidRPr="009D6B23">
        <w:rPr>
          <w:rFonts w:cs="Arial"/>
          <w:rtl/>
        </w:rPr>
        <w:t xml:space="preserve">. </w:t>
      </w:r>
      <w:r w:rsidRPr="009D6B23">
        <w:rPr>
          <w:rFonts w:cs="Arial" w:hint="cs"/>
          <w:rtl/>
        </w:rPr>
        <w:t>علاوة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على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ذلك،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لا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يجوز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لك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استخدام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أي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جزء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من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المواد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أو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الخدمات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في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أي</w:t>
      </w:r>
      <w:r w:rsidR="00EA417F">
        <w:rPr>
          <w:rFonts w:cs="Arial" w:hint="cs"/>
          <w:rtl/>
        </w:rPr>
        <w:t>ة</w:t>
      </w:r>
      <w:r w:rsidRPr="009D6B23">
        <w:rPr>
          <w:rFonts w:cs="Arial"/>
          <w:rtl/>
        </w:rPr>
        <w:t xml:space="preserve"> </w:t>
      </w:r>
      <w:r w:rsidR="00EA417F">
        <w:rPr>
          <w:rFonts w:cs="Arial" w:hint="cs"/>
          <w:rtl/>
        </w:rPr>
        <w:t>وسومات</w:t>
      </w:r>
      <w:r w:rsidRPr="009D6B23">
        <w:rPr>
          <w:rFonts w:cs="Arial"/>
          <w:rtl/>
        </w:rPr>
        <w:t xml:space="preserve"> </w:t>
      </w:r>
      <w:r w:rsidR="00EA417F">
        <w:rPr>
          <w:rFonts w:cs="Arial" w:hint="cs"/>
          <w:rtl/>
        </w:rPr>
        <w:t xml:space="preserve">تعريفية </w:t>
      </w:r>
      <w:r w:rsidRPr="009D6B23">
        <w:rPr>
          <w:rFonts w:cs="Arial" w:hint="cs"/>
          <w:rtl/>
        </w:rPr>
        <w:t>أو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أي</w:t>
      </w:r>
      <w:r w:rsidR="00EA417F">
        <w:rPr>
          <w:rFonts w:cs="Arial" w:hint="cs"/>
          <w:rtl/>
        </w:rPr>
        <w:t>ّة</w:t>
      </w:r>
      <w:r w:rsidRPr="009D6B23">
        <w:rPr>
          <w:rFonts w:cs="Arial"/>
          <w:rtl/>
        </w:rPr>
        <w:t xml:space="preserve"> "</w:t>
      </w:r>
      <w:r w:rsidRPr="009D6B23">
        <w:rPr>
          <w:rFonts w:cs="Arial" w:hint="cs"/>
          <w:rtl/>
        </w:rPr>
        <w:t>نصوص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مخفية</w:t>
      </w:r>
      <w:r w:rsidRPr="009D6B23">
        <w:rPr>
          <w:rFonts w:cs="Arial"/>
          <w:rtl/>
        </w:rPr>
        <w:t xml:space="preserve">" </w:t>
      </w:r>
      <w:r w:rsidRPr="009D6B23">
        <w:rPr>
          <w:rFonts w:cs="Arial" w:hint="cs"/>
          <w:rtl/>
        </w:rPr>
        <w:t>أخرى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دون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الحصول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على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موافقة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كتابية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مسبقة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من</w:t>
      </w:r>
      <w:r w:rsidRPr="009D6B23">
        <w:rPr>
          <w:rFonts w:cs="Arial"/>
          <w:rtl/>
        </w:rPr>
        <w:t xml:space="preserve"> </w:t>
      </w:r>
      <w:r w:rsidRPr="009D6B23">
        <w:t>Samsung</w:t>
      </w:r>
      <w:r w:rsidRPr="009D6B23">
        <w:rPr>
          <w:rFonts w:cs="Arial"/>
          <w:rtl/>
        </w:rPr>
        <w:t>.</w:t>
      </w:r>
    </w:p>
    <w:p w14:paraId="28683849" w14:textId="77777777" w:rsidR="00D9798E" w:rsidRDefault="00D9798E" w:rsidP="00EA417F">
      <w:pPr>
        <w:bidi/>
        <w:rPr>
          <w:rtl/>
        </w:rPr>
      </w:pPr>
    </w:p>
    <w:p w14:paraId="7830BE69" w14:textId="56F053C6" w:rsidR="00EA417F" w:rsidRDefault="00EA417F" w:rsidP="00175D0E">
      <w:pPr>
        <w:bidi/>
        <w:rPr>
          <w:szCs w:val="20"/>
        </w:rPr>
      </w:pPr>
      <w:r w:rsidRPr="00EA417F">
        <w:rPr>
          <w:rFonts w:cs="Arial" w:hint="cs"/>
          <w:szCs w:val="20"/>
          <w:rtl/>
        </w:rPr>
        <w:t>كيفية المشاركة في شهادة</w:t>
      </w:r>
      <w:r w:rsidRPr="00EA417F">
        <w:rPr>
          <w:rFonts w:cs="Arial"/>
          <w:szCs w:val="20"/>
          <w:rtl/>
        </w:rPr>
        <w:t xml:space="preserve"> </w:t>
      </w:r>
      <w:ins w:id="3" w:author="Hala Sakr/Data Privacy P /MENA Office/Senior Legal Counsel/Samsung Electronics" w:date="2025-02-11T13:42:00Z">
        <w:r w:rsidR="00175D0E" w:rsidRPr="00940F6D">
          <w:rPr>
            <w:rFonts w:cs="Arial"/>
          </w:rPr>
          <w:t>Samsung Plus</w:t>
        </w:r>
      </w:ins>
      <w:del w:id="4" w:author="Hala Sakr/Data Privacy P /MENA Office/Senior Legal Counsel/Samsung Electronics" w:date="2025-02-11T13:42:00Z">
        <w:r w:rsidRPr="00EA417F" w:rsidDel="00175D0E">
          <w:rPr>
            <w:rFonts w:cs="Arial" w:hint="cs"/>
            <w:szCs w:val="20"/>
            <w:rtl/>
          </w:rPr>
          <w:delText>خبير</w:delText>
        </w:r>
        <w:r w:rsidRPr="00EA417F" w:rsidDel="00175D0E">
          <w:rPr>
            <w:rFonts w:cs="Arial"/>
            <w:szCs w:val="20"/>
            <w:rtl/>
          </w:rPr>
          <w:delText xml:space="preserve"> </w:delText>
        </w:r>
        <w:r w:rsidRPr="00EA417F" w:rsidDel="00175D0E">
          <w:rPr>
            <w:szCs w:val="20"/>
          </w:rPr>
          <w:delText>Galaxy AI</w:delText>
        </w:r>
      </w:del>
    </w:p>
    <w:p w14:paraId="17AA29A8" w14:textId="77777777" w:rsidR="00D1503B" w:rsidRPr="00EA417F" w:rsidRDefault="00D1503B" w:rsidP="00D1503B">
      <w:pPr>
        <w:bidi/>
        <w:rPr>
          <w:szCs w:val="20"/>
        </w:rPr>
      </w:pPr>
    </w:p>
    <w:p w14:paraId="2AB4491A" w14:textId="07EC449F" w:rsidR="009B61D7" w:rsidRDefault="009D4C13" w:rsidP="00175D0E">
      <w:pPr>
        <w:bidi/>
        <w:rPr>
          <w:rtl/>
        </w:rPr>
      </w:pPr>
      <w:r>
        <w:rPr>
          <w:rFonts w:hint="cs"/>
          <w:rtl/>
        </w:rPr>
        <w:t>المستخدمون لتطبيق</w:t>
      </w:r>
      <w:r w:rsidR="00EA417F">
        <w:rPr>
          <w:rFonts w:hint="cs"/>
          <w:rtl/>
        </w:rPr>
        <w:t xml:space="preserve"> </w:t>
      </w:r>
      <w:ins w:id="5" w:author="Hala Sakr/Data Privacy P /MENA Office/Senior Legal Counsel/Samsung Electronics" w:date="2025-02-11T13:43:00Z">
        <w:r w:rsidR="00175D0E" w:rsidRPr="00940F6D">
          <w:rPr>
            <w:rFonts w:cs="Arial"/>
          </w:rPr>
          <w:t>Samsung Plus</w:t>
        </w:r>
      </w:ins>
      <w:del w:id="6" w:author="Hala Sakr/Data Privacy P /MENA Office/Senior Legal Counsel/Samsung Electronics" w:date="2025-02-11T13:43:00Z">
        <w:r w:rsidR="00EA417F" w:rsidDel="00175D0E">
          <w:delText>Samsung+</w:delText>
        </w:r>
      </w:del>
    </w:p>
    <w:p w14:paraId="2C76F0EA" w14:textId="1CE3258B" w:rsidR="00EA417F" w:rsidRPr="00EA417F" w:rsidRDefault="00EA417F" w:rsidP="00175D0E">
      <w:pPr>
        <w:bidi/>
      </w:pPr>
      <w:r w:rsidRPr="00EA417F">
        <w:rPr>
          <w:rFonts w:cs="Arial" w:hint="cs"/>
          <w:rtl/>
        </w:rPr>
        <w:t>بعد</w:t>
      </w:r>
      <w:r w:rsidRPr="00EA417F">
        <w:rPr>
          <w:rFonts w:cs="Arial"/>
          <w:rtl/>
        </w:rPr>
        <w:t xml:space="preserve"> </w:t>
      </w:r>
      <w:r w:rsidRPr="00EA417F">
        <w:rPr>
          <w:rFonts w:cs="Arial" w:hint="cs"/>
          <w:rtl/>
        </w:rPr>
        <w:t>تسجيل</w:t>
      </w:r>
      <w:r w:rsidRPr="00EA417F">
        <w:rPr>
          <w:rFonts w:cs="Arial"/>
          <w:rtl/>
        </w:rPr>
        <w:t xml:space="preserve"> </w:t>
      </w:r>
      <w:r w:rsidRPr="00EA417F">
        <w:rPr>
          <w:rFonts w:cs="Arial" w:hint="cs"/>
          <w:rtl/>
        </w:rPr>
        <w:t>الدخول</w:t>
      </w:r>
      <w:r w:rsidRPr="00EA417F"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 w:rsidRPr="00EA417F">
        <w:rPr>
          <w:rFonts w:cs="Arial"/>
          <w:rtl/>
        </w:rPr>
        <w:t xml:space="preserve"> </w:t>
      </w:r>
      <w:r w:rsidRPr="00EA417F">
        <w:rPr>
          <w:rFonts w:cs="Arial" w:hint="cs"/>
          <w:rtl/>
        </w:rPr>
        <w:t>تطبيق</w:t>
      </w:r>
      <w:r w:rsidRPr="00EA417F">
        <w:rPr>
          <w:rFonts w:cs="Arial"/>
          <w:rtl/>
        </w:rPr>
        <w:t xml:space="preserve"> </w:t>
      </w:r>
      <w:ins w:id="7" w:author="Hala Sakr/Data Privacy P /MENA Office/Senior Legal Counsel/Samsung Electronics" w:date="2025-02-11T13:43:00Z">
        <w:r w:rsidR="00175D0E" w:rsidRPr="00940F6D">
          <w:rPr>
            <w:rFonts w:cs="Arial"/>
          </w:rPr>
          <w:t>Samsung Plus</w:t>
        </w:r>
        <w:r w:rsidR="00175D0E" w:rsidDel="00175D0E">
          <w:t xml:space="preserve"> </w:t>
        </w:r>
      </w:ins>
      <w:del w:id="8" w:author="Hala Sakr/Data Privacy P /MENA Office/Senior Legal Counsel/Samsung Electronics" w:date="2025-02-11T13:43:00Z">
        <w:r w:rsidDel="00175D0E">
          <w:delText>Samsung+</w:delText>
        </w:r>
      </w:del>
      <w:r w:rsidRPr="00EA417F">
        <w:rPr>
          <w:rFonts w:cs="Arial" w:hint="cs"/>
          <w:rtl/>
        </w:rPr>
        <w:t>،</w:t>
      </w:r>
      <w:r w:rsidRPr="00EA417F">
        <w:rPr>
          <w:rFonts w:cs="Arial"/>
          <w:rtl/>
        </w:rPr>
        <w:t xml:space="preserve"> </w:t>
      </w:r>
      <w:r w:rsidRPr="00EA417F">
        <w:rPr>
          <w:rFonts w:cs="Arial" w:hint="cs"/>
          <w:rtl/>
        </w:rPr>
        <w:t>يمكنك</w:t>
      </w:r>
      <w:r w:rsidRPr="00EA417F">
        <w:rPr>
          <w:rFonts w:cs="Arial"/>
          <w:rtl/>
        </w:rPr>
        <w:t xml:space="preserve"> </w:t>
      </w:r>
      <w:r w:rsidRPr="00EA417F">
        <w:rPr>
          <w:rFonts w:cs="Arial" w:hint="cs"/>
          <w:rtl/>
        </w:rPr>
        <w:t>الوصول</w:t>
      </w:r>
      <w:r w:rsidRPr="00EA417F">
        <w:rPr>
          <w:rFonts w:cs="Arial"/>
          <w:rtl/>
        </w:rPr>
        <w:t xml:space="preserve"> </w:t>
      </w:r>
      <w:r w:rsidRPr="00EA417F">
        <w:rPr>
          <w:rFonts w:cs="Arial" w:hint="cs"/>
          <w:rtl/>
        </w:rPr>
        <w:t>إلى</w:t>
      </w:r>
      <w:r w:rsidRPr="00EA417F">
        <w:rPr>
          <w:rFonts w:cs="Arial"/>
          <w:rtl/>
        </w:rPr>
        <w:t xml:space="preserve"> </w:t>
      </w:r>
      <w:r w:rsidRPr="00EA417F">
        <w:rPr>
          <w:rFonts w:cs="Arial" w:hint="cs"/>
          <w:rtl/>
        </w:rPr>
        <w:t>وحدات</w:t>
      </w:r>
      <w:r w:rsidRPr="00EA417F">
        <w:rPr>
          <w:rFonts w:cs="Arial"/>
          <w:rtl/>
        </w:rPr>
        <w:t xml:space="preserve"> </w:t>
      </w:r>
      <w:r w:rsidRPr="00EA417F">
        <w:rPr>
          <w:rFonts w:cs="Arial" w:hint="cs"/>
          <w:rtl/>
        </w:rPr>
        <w:t>التدريب</w:t>
      </w:r>
      <w:r w:rsidRPr="00EA417F">
        <w:rPr>
          <w:rFonts w:cs="Arial"/>
          <w:rtl/>
        </w:rPr>
        <w:t xml:space="preserve">. </w:t>
      </w:r>
      <w:r w:rsidRPr="00EA417F">
        <w:rPr>
          <w:rFonts w:cs="Arial" w:hint="cs"/>
          <w:rtl/>
        </w:rPr>
        <w:t>لا</w:t>
      </w:r>
      <w:r w:rsidRPr="00EA417F">
        <w:rPr>
          <w:rFonts w:cs="Arial"/>
          <w:rtl/>
        </w:rPr>
        <w:t xml:space="preserve"> </w:t>
      </w:r>
      <w:r w:rsidRPr="00EA417F">
        <w:rPr>
          <w:rFonts w:cs="Arial" w:hint="cs"/>
          <w:rtl/>
        </w:rPr>
        <w:t>يُسمح</w:t>
      </w:r>
      <w:r w:rsidRPr="00EA417F">
        <w:rPr>
          <w:rFonts w:cs="Arial"/>
          <w:rtl/>
        </w:rPr>
        <w:t xml:space="preserve"> </w:t>
      </w:r>
      <w:r w:rsidRPr="00EA417F">
        <w:rPr>
          <w:rFonts w:cs="Arial" w:hint="cs"/>
          <w:rtl/>
        </w:rPr>
        <w:t>بالمشاركة</w:t>
      </w:r>
      <w:r w:rsidRPr="00EA417F">
        <w:rPr>
          <w:rFonts w:cs="Arial"/>
          <w:rtl/>
        </w:rPr>
        <w:t xml:space="preserve"> </w:t>
      </w:r>
      <w:r w:rsidRPr="00EA417F">
        <w:rPr>
          <w:rFonts w:cs="Arial" w:hint="cs"/>
          <w:rtl/>
        </w:rPr>
        <w:t>في</w:t>
      </w:r>
      <w:r w:rsidRPr="00EA417F">
        <w:rPr>
          <w:rFonts w:cs="Arial"/>
          <w:rtl/>
        </w:rPr>
        <w:t xml:space="preserve"> </w:t>
      </w:r>
      <w:r w:rsidRPr="00EA417F">
        <w:rPr>
          <w:rFonts w:cs="Arial" w:hint="cs"/>
          <w:rtl/>
        </w:rPr>
        <w:lastRenderedPageBreak/>
        <w:t>الاختبار</w:t>
      </w:r>
      <w:r w:rsidRPr="00EA417F">
        <w:rPr>
          <w:rFonts w:cs="Arial"/>
          <w:rtl/>
        </w:rPr>
        <w:t xml:space="preserve"> </w:t>
      </w:r>
      <w:r w:rsidRPr="00EA417F">
        <w:rPr>
          <w:rFonts w:cs="Arial" w:hint="cs"/>
          <w:rtl/>
        </w:rPr>
        <w:t>إلا</w:t>
      </w:r>
      <w:r w:rsidRPr="00EA417F">
        <w:rPr>
          <w:rFonts w:cs="Arial"/>
          <w:rtl/>
        </w:rPr>
        <w:t xml:space="preserve"> </w:t>
      </w:r>
      <w:r w:rsidRPr="00EA417F">
        <w:rPr>
          <w:rFonts w:cs="Arial" w:hint="cs"/>
          <w:rtl/>
        </w:rPr>
        <w:t>بعد</w:t>
      </w:r>
      <w:r w:rsidRPr="00EA417F">
        <w:rPr>
          <w:rFonts w:cs="Arial"/>
          <w:rtl/>
        </w:rPr>
        <w:t xml:space="preserve"> </w:t>
      </w:r>
      <w:r>
        <w:rPr>
          <w:rFonts w:cs="Arial" w:hint="cs"/>
          <w:rtl/>
        </w:rPr>
        <w:t>إتمام</w:t>
      </w:r>
      <w:r w:rsidRPr="00EA417F">
        <w:rPr>
          <w:rFonts w:cs="Arial"/>
          <w:rtl/>
        </w:rPr>
        <w:t xml:space="preserve"> </w:t>
      </w:r>
      <w:r w:rsidRPr="00EA417F">
        <w:rPr>
          <w:rFonts w:cs="Arial" w:hint="cs"/>
          <w:rtl/>
        </w:rPr>
        <w:t>التدريب</w:t>
      </w:r>
      <w:r w:rsidRPr="00EA417F">
        <w:rPr>
          <w:rFonts w:cs="Arial"/>
          <w:rtl/>
        </w:rPr>
        <w:t xml:space="preserve">. </w:t>
      </w:r>
      <w:r>
        <w:rPr>
          <w:rFonts w:cs="Arial" w:hint="cs"/>
          <w:rtl/>
        </w:rPr>
        <w:t>و</w:t>
      </w:r>
      <w:r w:rsidRPr="00EA417F">
        <w:rPr>
          <w:rFonts w:cs="Arial" w:hint="cs"/>
          <w:rtl/>
        </w:rPr>
        <w:t>بمجرد</w:t>
      </w:r>
      <w:r w:rsidRPr="00EA417F">
        <w:rPr>
          <w:rFonts w:cs="Arial"/>
          <w:rtl/>
        </w:rPr>
        <w:t xml:space="preserve"> </w:t>
      </w:r>
      <w:r w:rsidRPr="00EA417F">
        <w:rPr>
          <w:rFonts w:cs="Arial" w:hint="cs"/>
          <w:rtl/>
        </w:rPr>
        <w:t>اجتياز</w:t>
      </w:r>
      <w:r>
        <w:rPr>
          <w:rFonts w:cs="Arial" w:hint="cs"/>
          <w:rtl/>
        </w:rPr>
        <w:t>ك لكافة</w:t>
      </w:r>
      <w:r w:rsidRPr="00EA417F">
        <w:rPr>
          <w:rFonts w:cs="Arial"/>
          <w:rtl/>
        </w:rPr>
        <w:t xml:space="preserve"> </w:t>
      </w:r>
      <w:r w:rsidRPr="00EA417F">
        <w:rPr>
          <w:rFonts w:cs="Arial" w:hint="cs"/>
          <w:rtl/>
        </w:rPr>
        <w:t>مراحل</w:t>
      </w:r>
      <w:r w:rsidRPr="00EA417F">
        <w:rPr>
          <w:rFonts w:cs="Arial"/>
          <w:rtl/>
        </w:rPr>
        <w:t xml:space="preserve"> </w:t>
      </w:r>
      <w:r w:rsidRPr="00EA417F">
        <w:rPr>
          <w:rFonts w:cs="Arial" w:hint="cs"/>
          <w:rtl/>
        </w:rPr>
        <w:t>الاختبار،</w:t>
      </w:r>
      <w:r w:rsidRPr="00EA417F">
        <w:rPr>
          <w:rFonts w:cs="Arial"/>
          <w:rtl/>
        </w:rPr>
        <w:t xml:space="preserve"> </w:t>
      </w:r>
      <w:r w:rsidRPr="00EA417F">
        <w:rPr>
          <w:rFonts w:cs="Arial" w:hint="cs"/>
          <w:rtl/>
        </w:rPr>
        <w:t>ستتلقى</w:t>
      </w:r>
      <w:r w:rsidRPr="00EA417F">
        <w:rPr>
          <w:rFonts w:cs="Arial"/>
          <w:rtl/>
        </w:rPr>
        <w:t xml:space="preserve"> </w:t>
      </w:r>
      <w:r w:rsidRPr="00EA417F">
        <w:rPr>
          <w:rFonts w:cs="Arial" w:hint="cs"/>
          <w:rtl/>
        </w:rPr>
        <w:t>شارة</w:t>
      </w:r>
      <w:r w:rsidRPr="00EA417F">
        <w:rPr>
          <w:rFonts w:cs="Arial"/>
          <w:rtl/>
        </w:rPr>
        <w:t xml:space="preserve"> </w:t>
      </w:r>
      <w:r w:rsidRPr="00EA417F">
        <w:rPr>
          <w:rFonts w:cs="Arial" w:hint="cs"/>
          <w:rtl/>
        </w:rPr>
        <w:t>خبير</w:t>
      </w:r>
      <w:r w:rsidRPr="00EA417F">
        <w:rPr>
          <w:rFonts w:cs="Arial"/>
          <w:rtl/>
        </w:rPr>
        <w:t xml:space="preserve"> </w:t>
      </w:r>
      <w:r w:rsidRPr="00EA417F">
        <w:t>Galaxy AI</w:t>
      </w:r>
      <w:r w:rsidRPr="00EA417F">
        <w:rPr>
          <w:rFonts w:cs="Arial"/>
          <w:rtl/>
        </w:rPr>
        <w:t xml:space="preserve"> </w:t>
      </w:r>
      <w:r w:rsidRPr="00EA417F">
        <w:rPr>
          <w:rFonts w:cs="Arial" w:hint="cs"/>
          <w:rtl/>
        </w:rPr>
        <w:t>عبر</w:t>
      </w:r>
      <w:r w:rsidRPr="00EA417F">
        <w:rPr>
          <w:rFonts w:cs="Arial"/>
          <w:rtl/>
        </w:rPr>
        <w:t xml:space="preserve"> </w:t>
      </w:r>
      <w:r w:rsidRPr="00EA417F">
        <w:rPr>
          <w:rFonts w:cs="Arial" w:hint="cs"/>
          <w:rtl/>
        </w:rPr>
        <w:t>الإنترنت</w:t>
      </w:r>
      <w:r w:rsidRPr="00EA417F">
        <w:rPr>
          <w:rFonts w:cs="Arial"/>
          <w:rtl/>
        </w:rPr>
        <w:t>.</w:t>
      </w:r>
    </w:p>
    <w:p w14:paraId="693B2AE4" w14:textId="77777777" w:rsidR="00D9798E" w:rsidRDefault="00D9798E" w:rsidP="009D4C13">
      <w:pPr>
        <w:bidi/>
        <w:rPr>
          <w:rFonts w:cs="Arial"/>
          <w:rtl/>
        </w:rPr>
      </w:pPr>
    </w:p>
    <w:p w14:paraId="12D59E86" w14:textId="6B610225" w:rsidR="009D4C13" w:rsidRDefault="009D4C13" w:rsidP="00175D0E">
      <w:pPr>
        <w:bidi/>
      </w:pPr>
      <w:r>
        <w:rPr>
          <w:rFonts w:cs="Arial" w:hint="cs"/>
          <w:rtl/>
        </w:rPr>
        <w:t xml:space="preserve">غير المستخدمون لتطبيق </w:t>
      </w:r>
      <w:ins w:id="9" w:author="Hala Sakr/Data Privacy P /MENA Office/Senior Legal Counsel/Samsung Electronics" w:date="2025-02-11T13:43:00Z">
        <w:r w:rsidR="00175D0E" w:rsidRPr="00940F6D">
          <w:rPr>
            <w:rFonts w:cs="Arial"/>
          </w:rPr>
          <w:t>Samsung Plus</w:t>
        </w:r>
      </w:ins>
      <w:del w:id="10" w:author="Hala Sakr/Data Privacy P /MENA Office/Senior Legal Counsel/Samsung Electronics" w:date="2025-02-11T13:43:00Z">
        <w:r w:rsidDel="00175D0E">
          <w:delText>Samsung+</w:delText>
        </w:r>
      </w:del>
    </w:p>
    <w:p w14:paraId="73D9A1E5" w14:textId="308D77FA" w:rsidR="009B61D7" w:rsidRDefault="009D4C13" w:rsidP="00175D0E">
      <w:pPr>
        <w:bidi/>
      </w:pPr>
      <w:r>
        <w:rPr>
          <w:rFonts w:cs="Arial" w:hint="cs"/>
          <w:rtl/>
        </w:rPr>
        <w:t>في حال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ins w:id="11" w:author="Hala Sakr/Data Privacy P /MENA Office/Senior Legal Counsel/Samsung Electronics" w:date="2025-02-11T13:43:00Z">
        <w:r w:rsidR="00175D0E" w:rsidRPr="00940F6D">
          <w:rPr>
            <w:rFonts w:cs="Arial"/>
          </w:rPr>
          <w:t>Samsung Plus</w:t>
        </w:r>
        <w:r w:rsidR="00175D0E" w:rsidDel="00175D0E">
          <w:t xml:space="preserve"> </w:t>
        </w:r>
      </w:ins>
      <w:del w:id="12" w:author="Hala Sakr/Data Privacy P /MENA Office/Senior Legal Counsel/Samsung Electronics" w:date="2025-02-11T13:43:00Z">
        <w:r w:rsidDel="00175D0E">
          <w:delText>Samsung+</w:delText>
        </w:r>
      </w:del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إتمام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الإنترنت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الاتصال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بالإنترنت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توفره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لديك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إتمام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التدريب،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المشاركة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الرابط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توفره</w:t>
      </w:r>
      <w:r>
        <w:rPr>
          <w:rFonts w:cs="Arial"/>
          <w:rtl/>
        </w:rPr>
        <w:t xml:space="preserve"> </w:t>
      </w:r>
      <w:r>
        <w:t>Samsung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للشركة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لديك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وبمجرد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اجتيازك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الاختبار،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ستتلقى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خبير</w:t>
      </w:r>
      <w:r>
        <w:rPr>
          <w:rFonts w:cs="Arial"/>
          <w:rtl/>
        </w:rPr>
        <w:t xml:space="preserve"> </w:t>
      </w:r>
      <w:r>
        <w:t>Galaxy AI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الإنترنت</w:t>
      </w:r>
      <w:r>
        <w:rPr>
          <w:rFonts w:cs="Arial"/>
          <w:rtl/>
        </w:rPr>
        <w:t>.</w:t>
      </w:r>
    </w:p>
    <w:p w14:paraId="4672CFB4" w14:textId="77777777" w:rsidR="00F160E4" w:rsidRDefault="00F160E4" w:rsidP="00F160E4">
      <w:pPr>
        <w:bidi/>
      </w:pP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إعادة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واجتيازه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>.</w:t>
      </w:r>
    </w:p>
    <w:p w14:paraId="23F48C4F" w14:textId="1B9E77C5" w:rsidR="005517CF" w:rsidRDefault="00C94E43" w:rsidP="00F028F7">
      <w:pPr>
        <w:bidi/>
      </w:pPr>
      <w:r>
        <w:rPr>
          <w:rFonts w:cs="Arial" w:hint="cs"/>
          <w:rtl/>
        </w:rPr>
        <w:t xml:space="preserve">تشتمل </w:t>
      </w:r>
      <w:r w:rsidR="00F160E4">
        <w:rPr>
          <w:rFonts w:cs="Arial" w:hint="cs"/>
          <w:rtl/>
        </w:rPr>
        <w:t>كل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مرحلة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من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مراحل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الاختبار</w:t>
      </w:r>
      <w:r w:rsidR="00F160E4"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خمس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إجابات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غير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صحيحة</w:t>
      </w:r>
      <w:r>
        <w:rPr>
          <w:rFonts w:cs="Arial" w:hint="cs"/>
          <w:rtl/>
        </w:rPr>
        <w:t xml:space="preserve"> كحد أقصى</w:t>
      </w:r>
      <w:r w:rsidR="00F160E4">
        <w:rPr>
          <w:rFonts w:cs="Arial"/>
          <w:rtl/>
        </w:rPr>
        <w:t xml:space="preserve">. </w:t>
      </w:r>
      <w:r>
        <w:rPr>
          <w:rFonts w:cs="Arial" w:hint="cs"/>
          <w:rtl/>
        </w:rPr>
        <w:t>وعند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الوصول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إلى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هذا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الحد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قبل</w:t>
      </w:r>
      <w:r w:rsidR="00F160E4">
        <w:rPr>
          <w:rFonts w:cs="Arial"/>
          <w:rtl/>
        </w:rPr>
        <w:t xml:space="preserve"> </w:t>
      </w:r>
      <w:r>
        <w:rPr>
          <w:rFonts w:cs="Arial" w:hint="cs"/>
          <w:rtl/>
        </w:rPr>
        <w:t>إتمام إحدى المراحل</w:t>
      </w:r>
      <w:r w:rsidR="00F160E4">
        <w:rPr>
          <w:rFonts w:cs="Arial" w:hint="cs"/>
          <w:rtl/>
        </w:rPr>
        <w:t>،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فيجب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إعادة</w:t>
      </w:r>
      <w:r w:rsidR="00F160E4">
        <w:rPr>
          <w:rFonts w:cs="Arial"/>
          <w:rtl/>
        </w:rPr>
        <w:t xml:space="preserve"> </w:t>
      </w:r>
      <w:r>
        <w:rPr>
          <w:rFonts w:cs="Arial" w:hint="cs"/>
          <w:rtl/>
        </w:rPr>
        <w:t>بدء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هذه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المرحلة</w:t>
      </w:r>
      <w:r w:rsidR="00F160E4"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السؤال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الأول</w:t>
      </w:r>
      <w:r w:rsidR="00F160E4">
        <w:rPr>
          <w:rFonts w:cs="Arial"/>
          <w:rtl/>
        </w:rPr>
        <w:t xml:space="preserve">. </w:t>
      </w:r>
      <w:r>
        <w:rPr>
          <w:rFonts w:cs="Arial" w:hint="cs"/>
          <w:rtl/>
        </w:rPr>
        <w:t>و</w:t>
      </w:r>
      <w:r w:rsidR="00F160E4">
        <w:rPr>
          <w:rFonts w:cs="Arial" w:hint="cs"/>
          <w:rtl/>
        </w:rPr>
        <w:t>يجب</w:t>
      </w:r>
      <w:r w:rsidR="00F160E4">
        <w:rPr>
          <w:rFonts w:cs="Arial"/>
          <w:rtl/>
        </w:rPr>
        <w:t xml:space="preserve"> </w:t>
      </w:r>
      <w:r>
        <w:rPr>
          <w:rFonts w:cs="Arial" w:hint="cs"/>
          <w:rtl/>
        </w:rPr>
        <w:t>إتمام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اختبار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الشهادة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بشكل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فردي</w:t>
      </w:r>
      <w:r w:rsidR="00F160E4">
        <w:rPr>
          <w:rFonts w:cs="Arial"/>
          <w:rtl/>
        </w:rPr>
        <w:t xml:space="preserve">. </w:t>
      </w:r>
      <w:r>
        <w:rPr>
          <w:rFonts w:cs="Arial" w:hint="cs"/>
          <w:rtl/>
        </w:rPr>
        <w:t>و</w:t>
      </w:r>
      <w:r w:rsidR="00F160E4">
        <w:rPr>
          <w:rFonts w:cs="Arial" w:hint="cs"/>
          <w:rtl/>
        </w:rPr>
        <w:t>س</w:t>
      </w:r>
      <w:r>
        <w:rPr>
          <w:rFonts w:cs="Arial" w:hint="cs"/>
          <w:rtl/>
        </w:rPr>
        <w:t>ت</w:t>
      </w:r>
      <w:r w:rsidR="00F160E4">
        <w:rPr>
          <w:rFonts w:cs="Arial" w:hint="cs"/>
          <w:rtl/>
        </w:rPr>
        <w:t>ؤدي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أي</w:t>
      </w:r>
      <w:r>
        <w:rPr>
          <w:rFonts w:cs="Arial" w:hint="cs"/>
          <w:rtl/>
        </w:rPr>
        <w:t>ة حالة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غش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إلى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استبعاد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وإبطال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نتائج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الاختبار</w:t>
      </w:r>
      <w:r w:rsidR="00F160E4">
        <w:rPr>
          <w:rFonts w:cs="Arial"/>
          <w:rtl/>
        </w:rPr>
        <w:t xml:space="preserve">. </w:t>
      </w:r>
      <w:r>
        <w:rPr>
          <w:rFonts w:cs="Arial" w:hint="cs"/>
          <w:rtl/>
        </w:rPr>
        <w:t>إن شهادة خبير في</w:t>
      </w:r>
      <w:r w:rsidR="00F160E4">
        <w:t xml:space="preserve">Galaxy AI </w:t>
      </w:r>
      <w:r w:rsidR="00F160E4">
        <w:rPr>
          <w:rFonts w:cs="Arial"/>
          <w:rtl/>
        </w:rPr>
        <w:t xml:space="preserve"> </w:t>
      </w:r>
      <w:r>
        <w:rPr>
          <w:rFonts w:cs="Arial" w:hint="cs"/>
          <w:rtl/>
        </w:rPr>
        <w:t xml:space="preserve">هي </w:t>
      </w:r>
      <w:r w:rsidR="00F160E4">
        <w:rPr>
          <w:rFonts w:cs="Arial" w:hint="cs"/>
          <w:rtl/>
        </w:rPr>
        <w:t>مجانية</w:t>
      </w:r>
      <w:r w:rsidR="00F160E4">
        <w:rPr>
          <w:rFonts w:cs="Arial"/>
          <w:rtl/>
        </w:rPr>
        <w:t>.</w:t>
      </w:r>
    </w:p>
    <w:p w14:paraId="1D2B730C" w14:textId="77777777" w:rsidR="00D9798E" w:rsidRDefault="00D9798E" w:rsidP="00D4059A">
      <w:pPr>
        <w:bidi/>
        <w:rPr>
          <w:rFonts w:cs="Arial"/>
          <w:rtl/>
        </w:rPr>
      </w:pPr>
    </w:p>
    <w:p w14:paraId="6D4BDE53" w14:textId="1DE96098" w:rsidR="00D4059A" w:rsidRDefault="00D4059A" w:rsidP="00D9798E">
      <w:pPr>
        <w:bidi/>
        <w:rPr>
          <w:rFonts w:cs="Arial"/>
          <w:rtl/>
        </w:rPr>
      </w:pPr>
      <w:r w:rsidRPr="00D4059A">
        <w:rPr>
          <w:rFonts w:cs="Arial" w:hint="cs"/>
          <w:rtl/>
        </w:rPr>
        <w:t>محتوى</w:t>
      </w:r>
      <w:r w:rsidRPr="00D4059A">
        <w:rPr>
          <w:rFonts w:cs="Arial"/>
          <w:rtl/>
        </w:rPr>
        <w:t xml:space="preserve"> </w:t>
      </w:r>
      <w:r w:rsidR="005517CF">
        <w:rPr>
          <w:rFonts w:cs="Arial" w:hint="cs"/>
          <w:rtl/>
        </w:rPr>
        <w:t>الجهات الخارجية</w:t>
      </w:r>
      <w:r w:rsidRPr="00D4059A">
        <w:rPr>
          <w:rFonts w:cs="Arial"/>
          <w:rtl/>
        </w:rPr>
        <w:t xml:space="preserve"> </w:t>
      </w:r>
      <w:r w:rsidRPr="00D4059A">
        <w:rPr>
          <w:rFonts w:cs="Arial" w:hint="cs"/>
          <w:rtl/>
        </w:rPr>
        <w:t>والروابط</w:t>
      </w:r>
      <w:r w:rsidRPr="00D4059A">
        <w:rPr>
          <w:rFonts w:cs="Arial"/>
          <w:rtl/>
        </w:rPr>
        <w:t xml:space="preserve"> </w:t>
      </w:r>
      <w:r w:rsidRPr="00D4059A">
        <w:rPr>
          <w:rFonts w:cs="Arial" w:hint="cs"/>
          <w:rtl/>
        </w:rPr>
        <w:t>إلى</w:t>
      </w:r>
      <w:r w:rsidRPr="00D4059A">
        <w:rPr>
          <w:rFonts w:cs="Arial"/>
          <w:rtl/>
        </w:rPr>
        <w:t xml:space="preserve"> </w:t>
      </w:r>
      <w:r>
        <w:rPr>
          <w:rFonts w:cs="Arial" w:hint="cs"/>
          <w:rtl/>
        </w:rPr>
        <w:t>ال</w:t>
      </w:r>
      <w:r w:rsidRPr="00D4059A">
        <w:rPr>
          <w:rFonts w:cs="Arial" w:hint="cs"/>
          <w:rtl/>
        </w:rPr>
        <w:t>مواقع</w:t>
      </w:r>
      <w:r w:rsidRPr="00D4059A"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الإلكترونية</w:t>
      </w:r>
      <w:r w:rsidRPr="00D4059A">
        <w:rPr>
          <w:rFonts w:cs="Arial"/>
          <w:rtl/>
        </w:rPr>
        <w:t xml:space="preserve"> </w:t>
      </w:r>
      <w:r w:rsidRPr="00D4059A">
        <w:rPr>
          <w:rFonts w:cs="Arial" w:hint="cs"/>
          <w:rtl/>
        </w:rPr>
        <w:t>الأخرى</w:t>
      </w:r>
    </w:p>
    <w:p w14:paraId="3AA23984" w14:textId="09581A86" w:rsidR="00D4059A" w:rsidRDefault="00D4059A" w:rsidP="00D4059A">
      <w:pPr>
        <w:bidi/>
      </w:pPr>
      <w:r w:rsidRPr="005517CF">
        <w:rPr>
          <w:rFonts w:cs="Arial" w:hint="cs"/>
          <w:rtl/>
        </w:rPr>
        <w:t>قد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يحتوي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الموقع</w:t>
      </w:r>
      <w:r w:rsidR="005517CF">
        <w:rPr>
          <w:rFonts w:cs="Arial" w:hint="cs"/>
          <w:rtl/>
        </w:rPr>
        <w:t xml:space="preserve"> الإلكتروني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أو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الهاتف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المحمول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على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محتوى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تابع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لجهة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خارجية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أو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روابط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لمواقع</w:t>
      </w:r>
      <w:r w:rsidRPr="005517CF">
        <w:rPr>
          <w:rFonts w:cs="Arial"/>
          <w:rtl/>
        </w:rPr>
        <w:t xml:space="preserve"> </w:t>
      </w:r>
      <w:r w:rsidR="005517CF">
        <w:rPr>
          <w:rFonts w:cs="Arial" w:hint="cs"/>
          <w:rtl/>
        </w:rPr>
        <w:t>إلكترونية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أو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تطبيقات</w:t>
      </w:r>
      <w:r w:rsidRPr="005517CF">
        <w:rPr>
          <w:rFonts w:cs="Arial"/>
          <w:rtl/>
        </w:rPr>
        <w:t xml:space="preserve"> </w:t>
      </w:r>
      <w:r w:rsidR="005517CF">
        <w:rPr>
          <w:rFonts w:cs="Arial" w:hint="cs"/>
          <w:rtl/>
        </w:rPr>
        <w:t>الهاتف المحمول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أخرى</w:t>
      </w:r>
      <w:r w:rsidRPr="005517CF">
        <w:rPr>
          <w:rFonts w:cs="Arial"/>
          <w:rtl/>
        </w:rPr>
        <w:t xml:space="preserve">. </w:t>
      </w:r>
      <w:r w:rsidR="005517CF">
        <w:rPr>
          <w:rFonts w:cs="Arial" w:hint="cs"/>
          <w:rtl/>
        </w:rPr>
        <w:t>ونظراً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لعدم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وجود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سيطرة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لدينا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على</w:t>
      </w:r>
      <w:r w:rsidRPr="005517CF">
        <w:rPr>
          <w:rFonts w:cs="Arial"/>
          <w:rtl/>
        </w:rPr>
        <w:t xml:space="preserve"> </w:t>
      </w:r>
      <w:r w:rsidR="005517CF">
        <w:rPr>
          <w:rFonts w:cs="Arial" w:hint="cs"/>
          <w:rtl/>
        </w:rPr>
        <w:t>ال</w:t>
      </w:r>
      <w:r w:rsidRPr="005517CF">
        <w:rPr>
          <w:rFonts w:cs="Arial" w:hint="cs"/>
          <w:rtl/>
        </w:rPr>
        <w:t>مواقع</w:t>
      </w:r>
      <w:r w:rsidRPr="005517CF">
        <w:rPr>
          <w:rFonts w:cs="Arial"/>
          <w:rtl/>
        </w:rPr>
        <w:t xml:space="preserve"> </w:t>
      </w:r>
      <w:r w:rsidR="005517CF">
        <w:rPr>
          <w:rFonts w:cs="Arial" w:hint="cs"/>
          <w:rtl/>
        </w:rPr>
        <w:t>الإلكترونية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أو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تطبيقات</w:t>
      </w:r>
      <w:r w:rsidRPr="005517CF">
        <w:rPr>
          <w:rFonts w:cs="Arial"/>
          <w:rtl/>
        </w:rPr>
        <w:t xml:space="preserve"> </w:t>
      </w:r>
      <w:r w:rsidR="005517CF">
        <w:rPr>
          <w:rFonts w:cs="Arial" w:hint="cs"/>
          <w:rtl/>
        </w:rPr>
        <w:t>الهاتف المحمول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التابعة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لجهة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خارجية،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فإنك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تقر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وتوافق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على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أننا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لسنا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مسؤولين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عن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توفر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مثل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هذه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المواقع</w:t>
      </w:r>
      <w:r w:rsidR="005517CF">
        <w:rPr>
          <w:rFonts w:cs="Arial" w:hint="cs"/>
          <w:rtl/>
        </w:rPr>
        <w:t xml:space="preserve"> الإلكترونية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أو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تطبيقات</w:t>
      </w:r>
      <w:r w:rsidRPr="005517CF">
        <w:rPr>
          <w:rFonts w:cs="Arial"/>
          <w:rtl/>
        </w:rPr>
        <w:t xml:space="preserve"> </w:t>
      </w:r>
      <w:r w:rsidR="005517CF">
        <w:rPr>
          <w:rFonts w:cs="Arial" w:hint="cs"/>
          <w:rtl/>
        </w:rPr>
        <w:t>الهاتف المحمول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ولا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نؤيد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ولا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نتحمل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المسؤولية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عن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أي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محتوى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أو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إعلانات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أو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خدمات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أو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منتجات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أو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مواد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أخرى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على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أو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متوفرة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من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مثل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هذه</w:t>
      </w:r>
      <w:r w:rsidRPr="005517CF">
        <w:rPr>
          <w:rFonts w:cs="Arial"/>
          <w:rtl/>
        </w:rPr>
        <w:t xml:space="preserve"> </w:t>
      </w:r>
      <w:r w:rsidR="00CB4BE0" w:rsidRPr="005517CF">
        <w:rPr>
          <w:rFonts w:cs="Arial" w:hint="cs"/>
          <w:rtl/>
        </w:rPr>
        <w:t>المواقع</w:t>
      </w:r>
      <w:r w:rsidR="00CB4BE0">
        <w:rPr>
          <w:rFonts w:cs="Arial" w:hint="cs"/>
          <w:rtl/>
        </w:rPr>
        <w:t xml:space="preserve"> الإلكترونية</w:t>
      </w:r>
      <w:r w:rsidR="00CB4BE0" w:rsidRPr="005517CF">
        <w:rPr>
          <w:rFonts w:cs="Arial"/>
          <w:rtl/>
        </w:rPr>
        <w:t xml:space="preserve"> </w:t>
      </w:r>
      <w:r w:rsidR="00CB4BE0" w:rsidRPr="005517CF">
        <w:rPr>
          <w:rFonts w:cs="Arial" w:hint="cs"/>
          <w:rtl/>
        </w:rPr>
        <w:t>أو</w:t>
      </w:r>
      <w:r w:rsidR="00CB4BE0" w:rsidRPr="005517CF">
        <w:rPr>
          <w:rFonts w:cs="Arial"/>
          <w:rtl/>
        </w:rPr>
        <w:t xml:space="preserve"> </w:t>
      </w:r>
      <w:r w:rsidR="00CB4BE0" w:rsidRPr="005517CF">
        <w:rPr>
          <w:rFonts w:cs="Arial" w:hint="cs"/>
          <w:rtl/>
        </w:rPr>
        <w:t>تطبيقات</w:t>
      </w:r>
      <w:r w:rsidR="00CB4BE0" w:rsidRPr="005517CF">
        <w:rPr>
          <w:rFonts w:cs="Arial"/>
          <w:rtl/>
        </w:rPr>
        <w:t xml:space="preserve"> </w:t>
      </w:r>
      <w:r w:rsidR="00CB4BE0">
        <w:rPr>
          <w:rFonts w:cs="Arial" w:hint="cs"/>
          <w:rtl/>
        </w:rPr>
        <w:t>الهاتف المحمول</w:t>
      </w:r>
      <w:r w:rsidRPr="005517CF">
        <w:rPr>
          <w:rFonts w:cs="Arial"/>
          <w:rtl/>
        </w:rPr>
        <w:t xml:space="preserve">. </w:t>
      </w:r>
      <w:r w:rsidRPr="005517CF">
        <w:rPr>
          <w:rFonts w:cs="Arial" w:hint="cs"/>
          <w:rtl/>
        </w:rPr>
        <w:t>كما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تقر</w:t>
      </w:r>
      <w:r w:rsidR="00CB4BE0">
        <w:rPr>
          <w:rFonts w:cs="Arial" w:hint="cs"/>
          <w:rtl/>
        </w:rPr>
        <w:t>ّ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أو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توافق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على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أن</w:t>
      </w:r>
      <w:r w:rsidRPr="005517CF">
        <w:rPr>
          <w:rFonts w:cs="Arial"/>
          <w:rtl/>
        </w:rPr>
        <w:t xml:space="preserve"> </w:t>
      </w:r>
      <w:r w:rsidR="00CB4BE0">
        <w:t>Samsung</w:t>
      </w:r>
      <w:r w:rsidR="00CB4BE0">
        <w:rPr>
          <w:rFonts w:hint="cs"/>
          <w:rtl/>
        </w:rPr>
        <w:t xml:space="preserve"> </w:t>
      </w:r>
      <w:r w:rsidRPr="005517CF">
        <w:rPr>
          <w:rFonts w:cs="Arial" w:hint="cs"/>
          <w:rtl/>
        </w:rPr>
        <w:t>لن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تكون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مسؤولة،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بشكل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مباشر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أو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غير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مباشر،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عن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أي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ضرر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أو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خسارة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ناجمة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أو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يُزعم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أنها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ناجمة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عن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أو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فيما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يتعلق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باستخدام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أو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الاعتماد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على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أي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محتوى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أو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إعلانات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أو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خدمات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أو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منتجات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أو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مواد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أخرى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على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أو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متوفرة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من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مثل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هذه</w:t>
      </w:r>
      <w:r w:rsidRPr="005517CF">
        <w:rPr>
          <w:rFonts w:cs="Arial"/>
          <w:rtl/>
        </w:rPr>
        <w:t xml:space="preserve"> </w:t>
      </w:r>
      <w:r w:rsidR="00CB4BE0" w:rsidRPr="005517CF">
        <w:rPr>
          <w:rFonts w:cs="Arial" w:hint="cs"/>
          <w:rtl/>
        </w:rPr>
        <w:t>المواقع</w:t>
      </w:r>
      <w:r w:rsidR="00CB4BE0">
        <w:rPr>
          <w:rFonts w:cs="Arial" w:hint="cs"/>
          <w:rtl/>
        </w:rPr>
        <w:t xml:space="preserve"> الإلكترونية</w:t>
      </w:r>
      <w:r w:rsidR="00CB4BE0" w:rsidRPr="005517CF">
        <w:rPr>
          <w:rFonts w:cs="Arial"/>
          <w:rtl/>
        </w:rPr>
        <w:t xml:space="preserve"> </w:t>
      </w:r>
      <w:r w:rsidR="00CB4BE0" w:rsidRPr="005517CF">
        <w:rPr>
          <w:rFonts w:cs="Arial" w:hint="cs"/>
          <w:rtl/>
        </w:rPr>
        <w:t>أو</w:t>
      </w:r>
      <w:r w:rsidR="00CB4BE0" w:rsidRPr="005517CF">
        <w:rPr>
          <w:rFonts w:cs="Arial"/>
          <w:rtl/>
        </w:rPr>
        <w:t xml:space="preserve"> </w:t>
      </w:r>
      <w:r w:rsidR="00CB4BE0" w:rsidRPr="005517CF">
        <w:rPr>
          <w:rFonts w:cs="Arial" w:hint="cs"/>
          <w:rtl/>
        </w:rPr>
        <w:t>تطبيقات</w:t>
      </w:r>
      <w:r w:rsidR="00CB4BE0" w:rsidRPr="005517CF">
        <w:rPr>
          <w:rFonts w:cs="Arial"/>
          <w:rtl/>
        </w:rPr>
        <w:t xml:space="preserve"> </w:t>
      </w:r>
      <w:r w:rsidR="00CB4BE0">
        <w:rPr>
          <w:rFonts w:cs="Arial" w:hint="cs"/>
          <w:rtl/>
        </w:rPr>
        <w:t>الهاتف المحمول</w:t>
      </w:r>
      <w:r w:rsidRPr="005517CF">
        <w:rPr>
          <w:rFonts w:cs="Arial"/>
          <w:rtl/>
        </w:rPr>
        <w:t xml:space="preserve">. </w:t>
      </w:r>
      <w:r w:rsidR="00CB4BE0">
        <w:rPr>
          <w:rFonts w:cs="Arial" w:hint="cs"/>
          <w:rtl/>
        </w:rPr>
        <w:t>و</w:t>
      </w:r>
      <w:r w:rsidRPr="005517CF">
        <w:rPr>
          <w:rFonts w:cs="Arial" w:hint="cs"/>
          <w:rtl/>
        </w:rPr>
        <w:t>تخضع</w:t>
      </w:r>
      <w:r w:rsidRPr="005517CF">
        <w:rPr>
          <w:rFonts w:cs="Arial"/>
          <w:rtl/>
        </w:rPr>
        <w:t xml:space="preserve"> </w:t>
      </w:r>
      <w:r w:rsidR="00CB4BE0">
        <w:rPr>
          <w:rFonts w:cs="Arial" w:hint="cs"/>
          <w:rtl/>
        </w:rPr>
        <w:t>كافة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هذه</w:t>
      </w:r>
      <w:r w:rsidRPr="005517CF">
        <w:rPr>
          <w:rFonts w:cs="Arial"/>
          <w:rtl/>
        </w:rPr>
        <w:t xml:space="preserve"> </w:t>
      </w:r>
      <w:r w:rsidR="00CB4BE0" w:rsidRPr="005517CF">
        <w:rPr>
          <w:rFonts w:cs="Arial" w:hint="cs"/>
          <w:rtl/>
        </w:rPr>
        <w:t>المواقع</w:t>
      </w:r>
      <w:r w:rsidR="00CB4BE0">
        <w:rPr>
          <w:rFonts w:cs="Arial" w:hint="cs"/>
          <w:rtl/>
        </w:rPr>
        <w:t xml:space="preserve"> الإلكترونية</w:t>
      </w:r>
      <w:r w:rsidR="00CB4BE0" w:rsidRPr="005517CF">
        <w:rPr>
          <w:rFonts w:cs="Arial"/>
          <w:rtl/>
        </w:rPr>
        <w:t xml:space="preserve"> </w:t>
      </w:r>
      <w:r w:rsidR="00CB4BE0" w:rsidRPr="005517CF">
        <w:rPr>
          <w:rFonts w:cs="Arial" w:hint="cs"/>
          <w:rtl/>
        </w:rPr>
        <w:t>وتطبيقات</w:t>
      </w:r>
      <w:r w:rsidR="00CB4BE0" w:rsidRPr="005517CF">
        <w:rPr>
          <w:rFonts w:cs="Arial"/>
          <w:rtl/>
        </w:rPr>
        <w:t xml:space="preserve"> </w:t>
      </w:r>
      <w:r w:rsidR="00CB4BE0">
        <w:rPr>
          <w:rFonts w:cs="Arial" w:hint="cs"/>
          <w:rtl/>
        </w:rPr>
        <w:t>الهاتف المحمول</w:t>
      </w:r>
      <w:r w:rsidR="00CB4BE0"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لشروط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استخدام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منفصلة</w:t>
      </w:r>
      <w:r w:rsidRPr="005517CF">
        <w:rPr>
          <w:rFonts w:cs="Arial"/>
          <w:rtl/>
        </w:rPr>
        <w:t>.</w:t>
      </w:r>
    </w:p>
    <w:p w14:paraId="045168EF" w14:textId="77777777" w:rsidR="009B61D7" w:rsidRDefault="009B61D7" w:rsidP="009B61D7"/>
    <w:p w14:paraId="271F47A0" w14:textId="2BE5012C" w:rsidR="00E34B40" w:rsidRPr="00D1503B" w:rsidRDefault="00E64371" w:rsidP="00E34B40">
      <w:pPr>
        <w:bidi/>
      </w:pPr>
      <w:r w:rsidRPr="00E64371">
        <w:rPr>
          <w:rFonts w:cs="Arial" w:hint="cs"/>
          <w:rtl/>
        </w:rPr>
        <w:t>بالإضافة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إلى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ذلك،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فإن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وجود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رابط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لموقع</w:t>
      </w:r>
      <w:r w:rsidRPr="00E64371">
        <w:rPr>
          <w:rFonts w:cs="Arial"/>
          <w:rtl/>
        </w:rPr>
        <w:t xml:space="preserve"> </w:t>
      </w:r>
      <w:r>
        <w:rPr>
          <w:rFonts w:cs="Arial" w:hint="cs"/>
          <w:rtl/>
        </w:rPr>
        <w:t>إلكتروني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تابع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لجهة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خارجية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لا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يعني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أن</w:t>
      </w:r>
      <w:r w:rsidRPr="00E64371">
        <w:rPr>
          <w:rFonts w:cs="Arial"/>
          <w:rtl/>
        </w:rPr>
        <w:t xml:space="preserve"> </w:t>
      </w:r>
      <w:r>
        <w:t>Samsung</w:t>
      </w:r>
      <w:r>
        <w:rPr>
          <w:rFonts w:hint="cs"/>
          <w:rtl/>
        </w:rPr>
        <w:t xml:space="preserve"> </w:t>
      </w:r>
      <w:r w:rsidRPr="00E64371">
        <w:rPr>
          <w:rFonts w:cs="Arial" w:hint="cs"/>
          <w:rtl/>
        </w:rPr>
        <w:t>تتحمل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أي</w:t>
      </w:r>
      <w:r>
        <w:rPr>
          <w:rFonts w:cs="Arial" w:hint="cs"/>
          <w:rtl/>
        </w:rPr>
        <w:t>ّة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مسؤولية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عن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محتوى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مثل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هذا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الموقع</w:t>
      </w:r>
      <w:r>
        <w:rPr>
          <w:rFonts w:cs="Arial" w:hint="cs"/>
          <w:rtl/>
        </w:rPr>
        <w:t xml:space="preserve"> الإلكتروني</w:t>
      </w:r>
      <w:r w:rsidR="00F028F7">
        <w:rPr>
          <w:rFonts w:cs="Arial" w:hint="cs"/>
          <w:rtl/>
        </w:rPr>
        <w:t xml:space="preserve"> أو استخدامه</w:t>
      </w:r>
      <w:r w:rsidRPr="00E64371">
        <w:rPr>
          <w:rFonts w:cs="Arial"/>
          <w:rtl/>
        </w:rPr>
        <w:t xml:space="preserve">. </w:t>
      </w:r>
      <w:r w:rsidRPr="00E64371">
        <w:rPr>
          <w:rFonts w:cs="Arial" w:hint="cs"/>
          <w:rtl/>
        </w:rPr>
        <w:t>ويتعين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عليك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اتخاذ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الاحتياطات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اللازمة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لضمان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خلو</w:t>
      </w:r>
      <w:r>
        <w:rPr>
          <w:rFonts w:cs="Arial" w:hint="cs"/>
          <w:rtl/>
        </w:rPr>
        <w:t>ّ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أي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شيء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تختاره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لاستخدامك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من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الفيروسات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والديدان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وأحصنة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طروادة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وغيرها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من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العناصر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ذات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الطبيعة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المدمرة</w:t>
      </w:r>
      <w:r w:rsidRPr="00E64371">
        <w:rPr>
          <w:rFonts w:cs="Arial"/>
          <w:rtl/>
        </w:rPr>
        <w:t>.</w:t>
      </w:r>
    </w:p>
    <w:p w14:paraId="07D1E851" w14:textId="5FE31EBE" w:rsidR="00E34B40" w:rsidRDefault="00E34B40" w:rsidP="00E34B40">
      <w:pPr>
        <w:bidi/>
      </w:pPr>
      <w:r>
        <w:rPr>
          <w:rFonts w:cs="Arial" w:hint="eastAsia"/>
          <w:rtl/>
        </w:rPr>
        <w:t>إخلاء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المسؤولية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العامة</w:t>
      </w:r>
    </w:p>
    <w:p w14:paraId="11BFD819" w14:textId="16A3B0BC" w:rsidR="00E34B40" w:rsidRPr="00D1503B" w:rsidRDefault="00E34B40" w:rsidP="00175D0E">
      <w:pPr>
        <w:bidi/>
        <w:rPr>
          <w:rFonts w:cs="Arial"/>
        </w:rPr>
      </w:pPr>
      <w:r>
        <w:rPr>
          <w:rFonts w:cs="Arial" w:hint="eastAsia"/>
          <w:rtl/>
        </w:rPr>
        <w:t>إنك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وتوافق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صراحةً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الموقع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الإلكتروني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الهاتف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المحمول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أي</w:t>
      </w:r>
      <w:r>
        <w:rPr>
          <w:rFonts w:cs="Arial" w:hint="cs"/>
          <w:rtl/>
        </w:rPr>
        <w:t>ّة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خدمات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مسؤوليتك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وحدك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المخاطرة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الكاملة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يتعلق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بالجودة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</w:t>
      </w:r>
      <w:r>
        <w:rPr>
          <w:rFonts w:cs="Arial" w:hint="cs"/>
          <w:rtl/>
        </w:rPr>
        <w:t>ُ</w:t>
      </w:r>
      <w:r>
        <w:rPr>
          <w:rFonts w:cs="Arial" w:hint="eastAsia"/>
          <w:rtl/>
        </w:rPr>
        <w:t>رضية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والأداء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والدقة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عاتقك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أقصى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يسمح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القانون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وإلى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أقصى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يسمح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القانون،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توفير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الموقع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الإلكتروني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والهاتف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المحمول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والمواد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والخدمات</w:t>
      </w:r>
      <w:r>
        <w:rPr>
          <w:rFonts w:cs="Arial" w:hint="cs"/>
          <w:rtl/>
        </w:rPr>
        <w:t xml:space="preserve"> على أساس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كما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هي</w:t>
      </w:r>
      <w:r>
        <w:rPr>
          <w:rFonts w:cs="Arial"/>
          <w:rtl/>
        </w:rPr>
        <w:t xml:space="preserve">"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>"</w:t>
      </w:r>
      <w:r>
        <w:rPr>
          <w:rFonts w:cs="Arial" w:hint="eastAsia"/>
          <w:rtl/>
        </w:rPr>
        <w:t>كما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تتوفر</w:t>
      </w:r>
      <w:r>
        <w:rPr>
          <w:rFonts w:cs="Arial"/>
          <w:rtl/>
        </w:rPr>
        <w:t xml:space="preserve">" </w:t>
      </w:r>
      <w:r>
        <w:rPr>
          <w:rFonts w:cs="Arial" w:hint="eastAsia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ضمان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شرط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تعهد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التزام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نوع،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سواء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صريحاً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ضمنياً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الأقصى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المسموح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بموجب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القانون،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تتبرأ</w:t>
      </w:r>
      <w:r>
        <w:rPr>
          <w:rFonts w:cs="Arial"/>
          <w:rtl/>
        </w:rPr>
        <w:t xml:space="preserve"> </w:t>
      </w:r>
      <w:ins w:id="13" w:author="Hala Sakr/Data Privacy P /MENA Office/Senior Legal Counsel/Samsung Electronics" w:date="2025-02-11T13:47:00Z">
        <w:r w:rsidR="00175D0E">
          <w:t>Samsung</w:t>
        </w:r>
      </w:ins>
      <w:del w:id="14" w:author="Hala Sakr/Data Privacy P /MENA Office/Senior Legal Counsel/Samsung Electronics" w:date="2025-02-11T13:47:00Z">
        <w:r w:rsidRPr="00E34B40" w:rsidDel="00175D0E">
          <w:rPr>
            <w:rFonts w:cs="Arial"/>
          </w:rPr>
          <w:delText>SAMSUNG</w:delText>
        </w:r>
      </w:del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صراحةً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الضمانات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والشروط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والأحكام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والتصريحات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والتعهدات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يتعلق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بالموقع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الإلكتروني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والهاتف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المحمول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والمواد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والخدمات،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سواء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كانت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صريحة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ضمنية،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ذلك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سبيل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المثال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الحصر،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ضمانات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قابلية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التسويق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والجودة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</w:t>
      </w:r>
      <w:r>
        <w:rPr>
          <w:rFonts w:cs="Arial" w:hint="cs"/>
          <w:rtl/>
        </w:rPr>
        <w:t>ُ</w:t>
      </w:r>
      <w:r>
        <w:rPr>
          <w:rFonts w:cs="Arial" w:hint="eastAsia"/>
          <w:rtl/>
        </w:rPr>
        <w:t>رضية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والملاءمة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لغرض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والدقة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والاستمتاع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الهادئ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وعدم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انتهاك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حقوق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الجهة الخارجية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الأقصى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المسموح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بموجب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القانون،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تضمن</w:t>
      </w:r>
      <w:r>
        <w:rPr>
          <w:rFonts w:cs="Arial"/>
          <w:rtl/>
        </w:rPr>
        <w:t xml:space="preserve"> </w:t>
      </w:r>
      <w:ins w:id="15" w:author="Hala Sakr/Data Privacy P /MENA Office/Senior Legal Counsel/Samsung Electronics" w:date="2025-02-11T13:47:00Z">
        <w:r w:rsidR="00175D0E">
          <w:t>Samsung</w:t>
        </w:r>
      </w:ins>
      <w:del w:id="16" w:author="Hala Sakr/Data Privacy P /MENA Office/Senior Legal Counsel/Samsung Electronics" w:date="2025-02-11T13:47:00Z">
        <w:r w:rsidRPr="00E34B40" w:rsidDel="00175D0E">
          <w:rPr>
            <w:rFonts w:cs="Arial"/>
          </w:rPr>
          <w:delText>SAMSUNG</w:delText>
        </w:r>
      </w:del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توقيت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قانونية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إتمام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مادة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خدمة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متاحة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الموقع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الإلكتروني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الهاتف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المحمول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تضمن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الموقع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الإلكتروني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الهاتف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المحمول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الخدمات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ستلبي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متطلباتك،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الموقع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الإلكتروني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الهاتف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المحمول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الخدمات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ت</w:t>
      </w:r>
      <w:r>
        <w:rPr>
          <w:rFonts w:cs="Arial" w:hint="eastAsia"/>
          <w:rtl/>
        </w:rPr>
        <w:t>كون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انقطاع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الأخطاء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وإن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نصيحة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معلومة،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سواء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كانت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مكتوبة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شفوية،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حصلت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عليها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الموقع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الإلكتروني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الهاتف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المحمول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ins w:id="17" w:author="Hala Sakr/Data Privacy P /MENA Office/Senior Legal Counsel/Samsung Electronics" w:date="2025-02-11T13:47:00Z">
        <w:r w:rsidR="00175D0E">
          <w:t>Samsung</w:t>
        </w:r>
      </w:ins>
      <w:del w:id="18" w:author="Hala Sakr/Data Privacy P /MENA Office/Senior Legal Counsel/Samsung Electronics" w:date="2025-02-11T13:47:00Z">
        <w:r w:rsidRPr="00E34B40" w:rsidDel="00175D0E">
          <w:rPr>
            <w:rFonts w:cs="Arial"/>
          </w:rPr>
          <w:delText>SAMSUNG</w:delText>
        </w:r>
      </w:del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شركة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ضمن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مجموعة</w:t>
      </w:r>
      <w:r>
        <w:rPr>
          <w:rFonts w:cs="Arial"/>
          <w:rtl/>
        </w:rPr>
        <w:t xml:space="preserve"> </w:t>
      </w:r>
      <w:ins w:id="19" w:author="Hala Sakr/Data Privacy P /MENA Office/Senior Legal Counsel/Samsung Electronics" w:date="2025-02-11T13:47:00Z">
        <w:r w:rsidR="00175D0E">
          <w:t>Samsung</w:t>
        </w:r>
      </w:ins>
      <w:del w:id="20" w:author="Hala Sakr/Data Privacy P /MENA Office/Senior Legal Counsel/Samsung Electronics" w:date="2025-02-11T13:47:00Z">
        <w:r w:rsidRPr="00E34B40" w:rsidDel="00175D0E">
          <w:rPr>
            <w:rFonts w:cs="Arial"/>
          </w:rPr>
          <w:delText>SAMSUNG</w:delText>
        </w:r>
      </w:del>
      <w:r w:rsidRPr="00E34B40">
        <w:rPr>
          <w:rFonts w:cs="Arial" w:hint="cs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المسؤولين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الموظفين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المديرين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الوكلاء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الكيانات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يشار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إليها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مجتمعة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باسم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أطراف</w:t>
      </w:r>
      <w:r>
        <w:rPr>
          <w:rFonts w:cs="Arial"/>
          <w:rtl/>
        </w:rPr>
        <w:t xml:space="preserve"> </w:t>
      </w:r>
      <w:ins w:id="21" w:author="Hala Sakr/Data Privacy P /MENA Office/Senior Legal Counsel/Samsung Electronics" w:date="2025-02-11T13:47:00Z">
        <w:r w:rsidR="00175D0E">
          <w:t>Samsung</w:t>
        </w:r>
      </w:ins>
      <w:del w:id="22" w:author="Hala Sakr/Data Privacy P /MENA Office/Senior Legal Counsel/Samsung Electronics" w:date="2025-02-11T13:47:00Z">
        <w:r w:rsidRPr="00E34B40" w:rsidDel="00175D0E">
          <w:rPr>
            <w:rFonts w:cs="Arial"/>
          </w:rPr>
          <w:delText>SAMSUNG</w:delText>
        </w:r>
      </w:del>
      <w:r w:rsidRPr="00E34B40">
        <w:rPr>
          <w:rFonts w:cs="Arial"/>
        </w:rPr>
        <w:t xml:space="preserve"> </w:t>
      </w:r>
      <w:r>
        <w:rPr>
          <w:rFonts w:cs="Arial"/>
          <w:rtl/>
        </w:rPr>
        <w:t xml:space="preserve">") </w:t>
      </w:r>
      <w:r>
        <w:rPr>
          <w:rFonts w:cs="Arial" w:hint="cs"/>
          <w:rtl/>
        </w:rPr>
        <w:t xml:space="preserve">لا تشكّل </w:t>
      </w:r>
      <w:r>
        <w:rPr>
          <w:rFonts w:cs="Arial" w:hint="eastAsia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ضمان</w:t>
      </w:r>
      <w:r>
        <w:rPr>
          <w:rFonts w:cs="Arial"/>
          <w:rtl/>
        </w:rPr>
        <w:t>.</w:t>
      </w:r>
    </w:p>
    <w:p w14:paraId="6C0DE20C" w14:textId="77777777" w:rsidR="00DA434F" w:rsidRDefault="00DA434F" w:rsidP="00DA434F">
      <w:pPr>
        <w:bidi/>
      </w:pPr>
      <w:r>
        <w:rPr>
          <w:rFonts w:cs="Arial" w:hint="cs"/>
          <w:rtl/>
        </w:rPr>
        <w:lastRenderedPageBreak/>
        <w:t>حدود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المسؤوليات</w:t>
      </w:r>
    </w:p>
    <w:p w14:paraId="2A835DF4" w14:textId="1BFACE3A" w:rsidR="009B61D7" w:rsidRDefault="00DA434F" w:rsidP="00175D0E">
      <w:pPr>
        <w:bidi/>
      </w:pP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أقصى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يسمح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الأحوال،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الإهمال،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تكون</w:t>
      </w:r>
      <w:r>
        <w:rPr>
          <w:rFonts w:cs="Arial"/>
          <w:rtl/>
        </w:rPr>
        <w:t xml:space="preserve"> </w:t>
      </w:r>
      <w:ins w:id="23" w:author="Hala Sakr/Data Privacy P /MENA Office/Senior Legal Counsel/Samsung Electronics" w:date="2025-02-11T13:47:00Z">
        <w:r w:rsidR="00175D0E">
          <w:t>Samsung</w:t>
        </w:r>
      </w:ins>
      <w:del w:id="24" w:author="Hala Sakr/Data Privacy P /MENA Office/Senior Legal Counsel/Samsung Electronics" w:date="2025-02-11T13:47:00Z">
        <w:r w:rsidDel="00175D0E">
          <w:delText>SAMSUNG</w:delText>
        </w:r>
      </w:del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مسؤولة،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الضرر،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أضرار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مباشرة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مباشرة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عرضية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تبعية،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خسارة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الأرباح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الإيرادات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الفائدة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أتعاب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المحاماة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النفقات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أضرار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تنشأ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يتعلق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واردة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نتيجة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</w:t>
      </w:r>
      <w:r>
        <w:rPr>
          <w:rFonts w:cs="Arial"/>
          <w:rtl/>
        </w:rPr>
        <w:t xml:space="preserve"> </w:t>
      </w:r>
      <w:r w:rsidR="00D840F6">
        <w:rPr>
          <w:rFonts w:cs="Arial" w:hint="cs"/>
          <w:rtl/>
        </w:rPr>
        <w:t>والهاتف المحمول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 w:rsidR="00D840F6">
        <w:rPr>
          <w:rFonts w:cs="Arial" w:hint="cs"/>
          <w:rtl/>
        </w:rPr>
        <w:t>جهة خارجية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والهاتف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المحمول،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إخطارك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بإمكانية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حدوث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الأضرار</w:t>
      </w:r>
      <w:r>
        <w:rPr>
          <w:rFonts w:cs="Arial"/>
          <w:rtl/>
        </w:rPr>
        <w:t>.</w:t>
      </w:r>
    </w:p>
    <w:p w14:paraId="0CB82A0B" w14:textId="77777777" w:rsidR="009B61D7" w:rsidRDefault="009B61D7" w:rsidP="009B61D7"/>
    <w:p w14:paraId="0A4223E3" w14:textId="77777777" w:rsidR="00D1503B" w:rsidRDefault="00D1503B" w:rsidP="009B61D7"/>
    <w:p w14:paraId="17DE79D4" w14:textId="77777777" w:rsidR="001E4559" w:rsidRDefault="001E4559" w:rsidP="001E4559">
      <w:pPr>
        <w:bidi/>
      </w:pPr>
      <w:r>
        <w:rPr>
          <w:rFonts w:cs="Arial" w:hint="cs"/>
          <w:rtl/>
        </w:rPr>
        <w:t>التعويض</w:t>
      </w:r>
    </w:p>
    <w:p w14:paraId="43852C94" w14:textId="0BE8D93A" w:rsidR="00D9798E" w:rsidRDefault="001E4559" w:rsidP="001E4559">
      <w:pPr>
        <w:bidi/>
      </w:pPr>
      <w:r>
        <w:rPr>
          <w:rFonts w:cs="Arial" w:hint="cs"/>
          <w:rtl/>
        </w:rPr>
        <w:t>أنت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توافق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تعويض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أطراف</w:t>
      </w:r>
      <w:r>
        <w:rPr>
          <w:rFonts w:cs="Arial"/>
          <w:rtl/>
        </w:rPr>
        <w:t xml:space="preserve"> </w:t>
      </w:r>
      <w:r>
        <w:t>Samsung</w:t>
      </w:r>
      <w:r>
        <w:rPr>
          <w:rFonts w:hint="cs"/>
          <w:rtl/>
        </w:rPr>
        <w:t xml:space="preserve"> </w:t>
      </w:r>
      <w:r>
        <w:rPr>
          <w:rFonts w:cs="Arial" w:hint="cs"/>
          <w:rtl/>
        </w:rPr>
        <w:t>والدفاع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وحمايتها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أيّة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مطالبات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التزامات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أضرار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خسائر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نفقات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أتعاب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المحاماة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المعقولة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التي 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تتكبدها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أطراف</w:t>
      </w:r>
      <w:r>
        <w:rPr>
          <w:rFonts w:cs="Arial"/>
          <w:rtl/>
        </w:rPr>
        <w:t xml:space="preserve"> </w:t>
      </w:r>
      <w:r>
        <w:t>Samsung</w:t>
      </w:r>
      <w:r>
        <w:rPr>
          <w:rFonts w:hint="cs"/>
          <w:rtl/>
        </w:rPr>
        <w:t xml:space="preserve"> </w:t>
      </w:r>
      <w:r>
        <w:rPr>
          <w:rFonts w:cs="Arial" w:hint="cs"/>
          <w:rtl/>
        </w:rPr>
        <w:t>نتيجة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لاستخدامك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حسابك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للموقع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الهاتف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المحمول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الخدمات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انتهاك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الشروط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وتحتفظ</w:t>
      </w:r>
      <w:r>
        <w:rPr>
          <w:rFonts w:cs="Arial"/>
          <w:rtl/>
        </w:rPr>
        <w:t xml:space="preserve"> </w:t>
      </w:r>
      <w:r>
        <w:t>Samsung</w:t>
      </w:r>
      <w:r>
        <w:rPr>
          <w:rFonts w:hint="cs"/>
          <w:rtl/>
        </w:rPr>
        <w:t xml:space="preserve"> </w:t>
      </w:r>
      <w:r>
        <w:rPr>
          <w:rFonts w:cs="Arial" w:hint="cs"/>
          <w:rtl/>
        </w:rPr>
        <w:t>بحقها،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نفقتها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الخاصة،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الدفاع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والسيطرة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أيّة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مسألة، وبخلاف 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للتعويض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قبلك،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الحالة؛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فإنك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توافق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التعاون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 w:rsidR="00364686">
        <w:t>Samsung</w:t>
      </w:r>
      <w:r w:rsidR="00364686">
        <w:rPr>
          <w:rFonts w:hint="cs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الدفاع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المسألة</w:t>
      </w:r>
      <w:r>
        <w:rPr>
          <w:rFonts w:cs="Arial"/>
          <w:rtl/>
        </w:rPr>
        <w:t>.</w:t>
      </w:r>
    </w:p>
    <w:p w14:paraId="499FE988" w14:textId="359F8384" w:rsidR="001E4559" w:rsidRDefault="001E4559" w:rsidP="00D9798E">
      <w:pPr>
        <w:bidi/>
      </w:pPr>
      <w:r>
        <w:rPr>
          <w:rFonts w:cs="Arial" w:hint="cs"/>
          <w:rtl/>
        </w:rPr>
        <w:t>تعديل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الشروط</w:t>
      </w:r>
    </w:p>
    <w:p w14:paraId="143DF47F" w14:textId="7EE24E86" w:rsidR="00D9798E" w:rsidRPr="00D1503B" w:rsidRDefault="001E4559" w:rsidP="00DA434F">
      <w:pPr>
        <w:bidi/>
      </w:pPr>
      <w:r>
        <w:rPr>
          <w:rFonts w:cs="Arial" w:hint="cs"/>
          <w:rtl/>
        </w:rPr>
        <w:t>نحتفظ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تعديل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إزالة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جزء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جزئياً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 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المعدّلة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الهاتف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المحمول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لن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يدخل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موافقتك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المحدثة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موافقتك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المحدثة،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فلن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يُسمح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الهاتف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المحمول</w:t>
      </w:r>
      <w:r>
        <w:rPr>
          <w:rFonts w:cs="Arial"/>
          <w:rtl/>
        </w:rPr>
        <w:t>.</w:t>
      </w:r>
    </w:p>
    <w:p w14:paraId="7D85D37B" w14:textId="2199617E" w:rsidR="00DA434F" w:rsidRDefault="00DA434F" w:rsidP="00D9798E">
      <w:pPr>
        <w:bidi/>
      </w:pP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المعمول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والاختصاص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القضائي</w:t>
      </w:r>
    </w:p>
    <w:p w14:paraId="580AE928" w14:textId="4AEB5D52" w:rsidR="00D9798E" w:rsidRPr="00D1503B" w:rsidRDefault="00DA434F" w:rsidP="00737794">
      <w:pPr>
        <w:bidi/>
      </w:pPr>
      <w:r>
        <w:rPr>
          <w:rFonts w:cs="Arial" w:hint="cs"/>
          <w:rtl/>
        </w:rPr>
        <w:t>تخضع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لقوانين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القضائية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مراعاة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تضارب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القوانين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وإن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استخدامك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للموقع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الهاتف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المحمول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الخدمات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مخالفاً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لقوانين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فنطلب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الهاتف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المحمول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جزء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الخدمات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أنت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مسؤول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الامتثال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لقوانين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القضائية التي تتبعها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قوانين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بمراقبة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الصادرات</w:t>
      </w:r>
      <w:r>
        <w:rPr>
          <w:rFonts w:cs="Arial"/>
          <w:rtl/>
        </w:rPr>
        <w:t>).</w:t>
      </w:r>
    </w:p>
    <w:p w14:paraId="383B058D" w14:textId="27D957D2" w:rsidR="00737794" w:rsidRDefault="00737794" w:rsidP="00D9798E">
      <w:pPr>
        <w:bidi/>
      </w:pPr>
      <w:r>
        <w:rPr>
          <w:rFonts w:cs="Arial" w:hint="cs"/>
          <w:rtl/>
        </w:rPr>
        <w:t>عام</w:t>
      </w:r>
    </w:p>
    <w:p w14:paraId="720B1D83" w14:textId="144E294F" w:rsidR="00737794" w:rsidRDefault="00737794" w:rsidP="00D9798E">
      <w:pPr>
        <w:bidi/>
        <w:rPr>
          <w:rFonts w:cs="Arial"/>
        </w:rPr>
      </w:pPr>
      <w:r>
        <w:rPr>
          <w:rFonts w:cs="Arial" w:hint="cs"/>
          <w:rtl/>
        </w:rPr>
        <w:t>إن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فشل</w:t>
      </w:r>
      <w:r>
        <w:rPr>
          <w:rFonts w:cs="Arial"/>
          <w:rtl/>
        </w:rPr>
        <w:t xml:space="preserve"> </w:t>
      </w:r>
      <w:r>
        <w:t>Samsung</w:t>
      </w:r>
      <w:r>
        <w:rPr>
          <w:rFonts w:hint="cs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الواردة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تنازلاً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تقر</w:t>
      </w:r>
      <w:r>
        <w:rPr>
          <w:rFonts w:cs="Arial"/>
          <w:rtl/>
        </w:rPr>
        <w:t xml:space="preserve"> </w:t>
      </w:r>
      <w:r>
        <w:t>Samsung</w:t>
      </w:r>
      <w:r>
        <w:rPr>
          <w:rFonts w:hint="cs"/>
          <w:rtl/>
        </w:rPr>
        <w:t xml:space="preserve"> </w:t>
      </w:r>
      <w:r>
        <w:rPr>
          <w:rFonts w:cs="Arial" w:hint="cs"/>
          <w:rtl/>
        </w:rPr>
        <w:t>بذلك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وتوافق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كتابياً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وتشكّل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الشروط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تعديلات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وتحديثات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ومكملات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الاتفاقية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وبين</w:t>
      </w:r>
      <w:r>
        <w:rPr>
          <w:rFonts w:cs="Arial"/>
          <w:rtl/>
        </w:rPr>
        <w:t xml:space="preserve"> </w:t>
      </w:r>
      <w:r>
        <w:t>Samsung</w:t>
      </w:r>
      <w:r>
        <w:rPr>
          <w:rFonts w:hint="cs"/>
          <w:rtl/>
        </w:rPr>
        <w:t xml:space="preserve"> </w:t>
      </w:r>
      <w:r>
        <w:rPr>
          <w:rFonts w:cs="Arial" w:hint="cs"/>
          <w:rtl/>
        </w:rPr>
        <w:t>وتحل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المفاوضات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المناقشات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الاتفاقيات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السابقة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المتزامنة،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وجدت،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وبين</w:t>
      </w:r>
      <w:r>
        <w:rPr>
          <w:rFonts w:cs="Arial"/>
          <w:rtl/>
        </w:rPr>
        <w:t xml:space="preserve"> </w:t>
      </w:r>
      <w:r>
        <w:t>Samsung</w:t>
      </w:r>
      <w:r>
        <w:rPr>
          <w:rFonts w:hint="cs"/>
          <w:rtl/>
        </w:rPr>
        <w:t xml:space="preserve"> </w:t>
      </w:r>
      <w:r>
        <w:rPr>
          <w:rFonts w:cs="Arial" w:hint="cs"/>
          <w:rtl/>
        </w:rPr>
        <w:t>فيما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يتعلق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بموضوع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الاتفاقية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وتوافق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التنازل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لجهة خارجية وفقاً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لتقديرنا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وحدنا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إن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عناوين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الأقسام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لأغراض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مرجعية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تفسر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الأحوال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نطاق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وفي حال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إعلان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تطبيقه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ظرف،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اعتباره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سلطة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قضائية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اختصاص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قضائي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مختص،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باطلاً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قانوني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الأشكال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يُشار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باسم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الحكم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المخالف</w:t>
      </w:r>
      <w:r>
        <w:rPr>
          <w:rFonts w:cs="Arial"/>
          <w:rtl/>
        </w:rPr>
        <w:t>")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أ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يُعتبر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معدلاً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لتحقيق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المقصود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بموجب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الإمكان،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يسمح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القانون؛</w:t>
      </w:r>
      <w:r>
        <w:rPr>
          <w:rFonts w:cs="Arial"/>
          <w:rtl/>
        </w:rPr>
        <w:t xml:space="preserve"> (</w:t>
      </w:r>
      <w:r>
        <w:t>ii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لن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تتأثر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تتضرر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الأشكال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صلاحية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وشرعية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وقابلية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المتبقية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أجزاء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الواردة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>(</w:t>
      </w:r>
      <w:r>
        <w:t>iii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ستكون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وقابلة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يسمح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المعمول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. </w:t>
      </w:r>
      <w:r w:rsidR="00D9798E">
        <w:rPr>
          <w:rFonts w:cs="Arial" w:hint="cs"/>
          <w:rtl/>
        </w:rPr>
        <w:t>وإن</w:t>
      </w:r>
      <w:r w:rsidR="00D9798E" w:rsidRPr="00D9798E">
        <w:rPr>
          <w:rFonts w:cs="Arial"/>
          <w:rtl/>
        </w:rPr>
        <w:t xml:space="preserve"> </w:t>
      </w:r>
      <w:r w:rsidR="00D9798E" w:rsidRPr="00D9798E">
        <w:rPr>
          <w:rFonts w:cs="Arial" w:hint="cs"/>
          <w:rtl/>
        </w:rPr>
        <w:t>وجدت</w:t>
      </w:r>
      <w:r w:rsidR="00D9798E" w:rsidRPr="00D9798E">
        <w:rPr>
          <w:rFonts w:cs="Arial"/>
          <w:rtl/>
        </w:rPr>
        <w:t xml:space="preserve"> </w:t>
      </w:r>
      <w:r w:rsidR="00D9798E" w:rsidRPr="00D9798E">
        <w:rPr>
          <w:rFonts w:cs="Arial" w:hint="cs"/>
          <w:rtl/>
        </w:rPr>
        <w:t>محكمة</w:t>
      </w:r>
      <w:r w:rsidR="00D9798E" w:rsidRPr="00D9798E">
        <w:rPr>
          <w:rFonts w:cs="Arial"/>
          <w:rtl/>
        </w:rPr>
        <w:t xml:space="preserve"> </w:t>
      </w:r>
      <w:r w:rsidR="00D9798E" w:rsidRPr="00D9798E">
        <w:rPr>
          <w:rFonts w:cs="Arial" w:hint="cs"/>
          <w:rtl/>
        </w:rPr>
        <w:t>مختصة</w:t>
      </w:r>
      <w:r w:rsidR="00D9798E" w:rsidRPr="00D9798E">
        <w:rPr>
          <w:rFonts w:cs="Arial"/>
          <w:rtl/>
        </w:rPr>
        <w:t xml:space="preserve"> </w:t>
      </w:r>
      <w:r w:rsidR="00D9798E" w:rsidRPr="00D9798E">
        <w:rPr>
          <w:rFonts w:cs="Arial" w:hint="cs"/>
          <w:rtl/>
        </w:rPr>
        <w:t>أن</w:t>
      </w:r>
      <w:r w:rsidR="00D9798E" w:rsidRPr="00D9798E">
        <w:rPr>
          <w:rFonts w:cs="Arial"/>
          <w:rtl/>
        </w:rPr>
        <w:t xml:space="preserve"> </w:t>
      </w:r>
      <w:r w:rsidR="00D9798E" w:rsidRPr="00D9798E">
        <w:rPr>
          <w:rFonts w:cs="Arial" w:hint="cs"/>
          <w:rtl/>
        </w:rPr>
        <w:t>أي</w:t>
      </w:r>
      <w:r w:rsidR="00D9798E" w:rsidRPr="00D9798E">
        <w:rPr>
          <w:rFonts w:cs="Arial"/>
          <w:rtl/>
        </w:rPr>
        <w:t xml:space="preserve"> </w:t>
      </w:r>
      <w:r w:rsidR="00D9798E" w:rsidRPr="00D9798E">
        <w:rPr>
          <w:rFonts w:cs="Arial" w:hint="cs"/>
          <w:rtl/>
        </w:rPr>
        <w:t>شرط</w:t>
      </w:r>
      <w:r w:rsidR="00D9798E" w:rsidRPr="00D9798E">
        <w:rPr>
          <w:rFonts w:cs="Arial"/>
          <w:rtl/>
        </w:rPr>
        <w:t xml:space="preserve"> </w:t>
      </w:r>
      <w:r w:rsidR="00D9798E" w:rsidRPr="00D9798E">
        <w:rPr>
          <w:rFonts w:cs="Arial" w:hint="cs"/>
          <w:rtl/>
        </w:rPr>
        <w:t>من</w:t>
      </w:r>
      <w:r w:rsidR="00D9798E" w:rsidRPr="00D9798E">
        <w:rPr>
          <w:rFonts w:cs="Arial"/>
          <w:rtl/>
        </w:rPr>
        <w:t xml:space="preserve"> </w:t>
      </w:r>
      <w:r w:rsidR="00D9798E" w:rsidRPr="00D9798E">
        <w:rPr>
          <w:rFonts w:cs="Arial" w:hint="cs"/>
          <w:rtl/>
        </w:rPr>
        <w:t>الشروط</w:t>
      </w:r>
      <w:r w:rsidR="00D9798E" w:rsidRPr="00D9798E">
        <w:rPr>
          <w:rFonts w:cs="Arial"/>
          <w:rtl/>
        </w:rPr>
        <w:t xml:space="preserve"> </w:t>
      </w:r>
      <w:r w:rsidR="00D9798E" w:rsidRPr="00D9798E">
        <w:rPr>
          <w:rFonts w:cs="Arial" w:hint="cs"/>
          <w:rtl/>
        </w:rPr>
        <w:t>غير</w:t>
      </w:r>
      <w:r w:rsidR="00D9798E" w:rsidRPr="00D9798E">
        <w:rPr>
          <w:rFonts w:cs="Arial"/>
          <w:rtl/>
        </w:rPr>
        <w:t xml:space="preserve"> </w:t>
      </w:r>
      <w:r w:rsidR="00D9798E" w:rsidRPr="00D9798E">
        <w:rPr>
          <w:rFonts w:cs="Arial" w:hint="cs"/>
          <w:rtl/>
        </w:rPr>
        <w:t>صالح،</w:t>
      </w:r>
      <w:r w:rsidR="00D9798E" w:rsidRPr="00D9798E">
        <w:rPr>
          <w:rFonts w:cs="Arial"/>
          <w:rtl/>
        </w:rPr>
        <w:t xml:space="preserve"> </w:t>
      </w:r>
      <w:r w:rsidR="00D9798E" w:rsidRPr="00D9798E">
        <w:rPr>
          <w:rFonts w:cs="Arial" w:hint="cs"/>
          <w:rtl/>
        </w:rPr>
        <w:t>فإن</w:t>
      </w:r>
      <w:r w:rsidR="00D9798E" w:rsidRPr="00D9798E">
        <w:rPr>
          <w:rFonts w:cs="Arial"/>
          <w:rtl/>
        </w:rPr>
        <w:t xml:space="preserve"> </w:t>
      </w:r>
      <w:r w:rsidR="00D9798E" w:rsidRPr="00D9798E">
        <w:rPr>
          <w:rFonts w:cs="Arial" w:hint="cs"/>
          <w:rtl/>
        </w:rPr>
        <w:t>الأحكام</w:t>
      </w:r>
      <w:r w:rsidR="00D9798E" w:rsidRPr="00D9798E">
        <w:rPr>
          <w:rFonts w:cs="Arial"/>
          <w:rtl/>
        </w:rPr>
        <w:t xml:space="preserve"> </w:t>
      </w:r>
      <w:r w:rsidR="00D9798E" w:rsidRPr="00D9798E">
        <w:rPr>
          <w:rFonts w:cs="Arial" w:hint="cs"/>
          <w:rtl/>
        </w:rPr>
        <w:t>المتبقية</w:t>
      </w:r>
      <w:r w:rsidR="00D9798E" w:rsidRPr="00D9798E">
        <w:rPr>
          <w:rFonts w:cs="Arial"/>
          <w:rtl/>
        </w:rPr>
        <w:t xml:space="preserve"> </w:t>
      </w:r>
      <w:r w:rsidR="00D9798E" w:rsidRPr="00D9798E">
        <w:rPr>
          <w:rFonts w:cs="Arial" w:hint="cs"/>
          <w:rtl/>
        </w:rPr>
        <w:t>تظل</w:t>
      </w:r>
      <w:r w:rsidR="00D9798E" w:rsidRPr="00D9798E">
        <w:rPr>
          <w:rFonts w:cs="Arial"/>
          <w:rtl/>
        </w:rPr>
        <w:t xml:space="preserve"> </w:t>
      </w:r>
      <w:r w:rsidR="00D9798E" w:rsidRPr="00D9798E">
        <w:rPr>
          <w:rFonts w:cs="Arial" w:hint="cs"/>
          <w:rtl/>
        </w:rPr>
        <w:t>سارية</w:t>
      </w:r>
      <w:r w:rsidR="00D9798E" w:rsidRPr="00D9798E">
        <w:rPr>
          <w:rFonts w:cs="Arial"/>
          <w:rtl/>
        </w:rPr>
        <w:t xml:space="preserve"> </w:t>
      </w:r>
      <w:r w:rsidR="00D9798E" w:rsidRPr="00D9798E">
        <w:rPr>
          <w:rFonts w:cs="Arial" w:hint="cs"/>
          <w:rtl/>
        </w:rPr>
        <w:t>المفعول</w:t>
      </w:r>
      <w:r w:rsidR="00D9798E" w:rsidRPr="00D9798E">
        <w:rPr>
          <w:rFonts w:cs="Arial"/>
          <w:rtl/>
        </w:rPr>
        <w:t xml:space="preserve"> </w:t>
      </w:r>
      <w:r w:rsidR="00D9798E" w:rsidRPr="00D9798E">
        <w:rPr>
          <w:rFonts w:cs="Arial" w:hint="cs"/>
          <w:rtl/>
        </w:rPr>
        <w:t>والتأثير</w:t>
      </w:r>
      <w:r w:rsidR="00D9798E" w:rsidRPr="00D9798E">
        <w:rPr>
          <w:rFonts w:cs="Arial"/>
          <w:rtl/>
        </w:rPr>
        <w:t xml:space="preserve"> </w:t>
      </w:r>
      <w:r w:rsidR="00D9798E" w:rsidRPr="00D9798E">
        <w:rPr>
          <w:rFonts w:cs="Arial" w:hint="cs"/>
          <w:rtl/>
        </w:rPr>
        <w:t>الكامل</w:t>
      </w:r>
      <w:r w:rsidR="00D9798E">
        <w:rPr>
          <w:rFonts w:cs="Arial" w:hint="cs"/>
          <w:rtl/>
        </w:rPr>
        <w:t>.</w:t>
      </w:r>
    </w:p>
    <w:p w14:paraId="276F33DA" w14:textId="77777777" w:rsidR="00D1503B" w:rsidRDefault="00D1503B" w:rsidP="00D1503B">
      <w:pPr>
        <w:bidi/>
      </w:pPr>
    </w:p>
    <w:p w14:paraId="04496E64" w14:textId="143E6FBE" w:rsidR="00737794" w:rsidRDefault="00737794" w:rsidP="00175D0E">
      <w:pPr>
        <w:bidi/>
      </w:pPr>
      <w:r>
        <w:rPr>
          <w:rFonts w:cs="Arial" w:hint="cs"/>
          <w:rtl/>
        </w:rPr>
        <w:t>بتاريخ</w:t>
      </w:r>
      <w:r>
        <w:rPr>
          <w:rFonts w:cs="Arial"/>
          <w:rtl/>
        </w:rPr>
        <w:t xml:space="preserve"> [</w:t>
      </w:r>
      <w:r w:rsidR="00D9798E">
        <w:rPr>
          <w:rFonts w:cs="Arial" w:hint="cs"/>
          <w:rtl/>
        </w:rPr>
        <w:t>22.1</w:t>
      </w:r>
      <w:del w:id="25" w:author="Hala Sakr/Data Privacy P /MENA Office/Senior Legal Counsel/Samsung Electronics" w:date="2025-02-11T13:45:00Z">
        <w:r w:rsidR="00D9798E" w:rsidDel="00175D0E">
          <w:rPr>
            <w:rFonts w:cs="Arial" w:hint="cs"/>
            <w:rtl/>
          </w:rPr>
          <w:delText>2</w:delText>
        </w:r>
      </w:del>
      <w:r w:rsidR="00D9798E">
        <w:rPr>
          <w:rFonts w:cs="Arial" w:hint="cs"/>
          <w:rtl/>
        </w:rPr>
        <w:t>.2025</w:t>
      </w:r>
      <w:r>
        <w:rPr>
          <w:rFonts w:cs="Arial"/>
          <w:rtl/>
        </w:rPr>
        <w:t>]</w:t>
      </w:r>
    </w:p>
    <w:sectPr w:rsidR="0073779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Hala Sakr/Data Privacy P /MENA Office/Senior Legal Counsel/Samsung Electronics">
    <w15:presenceInfo w15:providerId="AD" w15:userId="S-1-5-21-1569490900-2152479555-3239727262-136469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8"/>
  <w:bordersDoNotSurroundHeader/>
  <w:bordersDoNotSurroundFooter/>
  <w:proofState w:spelling="clean" w:grammar="clean"/>
  <w:trackRevisions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61D7"/>
    <w:rsid w:val="00115512"/>
    <w:rsid w:val="00175D0E"/>
    <w:rsid w:val="00192381"/>
    <w:rsid w:val="001E4559"/>
    <w:rsid w:val="001E55F3"/>
    <w:rsid w:val="00282A18"/>
    <w:rsid w:val="00364686"/>
    <w:rsid w:val="00513684"/>
    <w:rsid w:val="005212E4"/>
    <w:rsid w:val="005517CF"/>
    <w:rsid w:val="00591732"/>
    <w:rsid w:val="005D1CE0"/>
    <w:rsid w:val="005D7E83"/>
    <w:rsid w:val="00737794"/>
    <w:rsid w:val="00832E4A"/>
    <w:rsid w:val="008D6516"/>
    <w:rsid w:val="008F2BD8"/>
    <w:rsid w:val="008F4059"/>
    <w:rsid w:val="00940F6D"/>
    <w:rsid w:val="009971F9"/>
    <w:rsid w:val="009B61D7"/>
    <w:rsid w:val="009D4C13"/>
    <w:rsid w:val="009D6B23"/>
    <w:rsid w:val="00A162FF"/>
    <w:rsid w:val="00A314A8"/>
    <w:rsid w:val="00A47C73"/>
    <w:rsid w:val="00A54C57"/>
    <w:rsid w:val="00A875E7"/>
    <w:rsid w:val="00C31EE3"/>
    <w:rsid w:val="00C94E43"/>
    <w:rsid w:val="00CB4BE0"/>
    <w:rsid w:val="00D00744"/>
    <w:rsid w:val="00D1503B"/>
    <w:rsid w:val="00D4059A"/>
    <w:rsid w:val="00D840F6"/>
    <w:rsid w:val="00D9798E"/>
    <w:rsid w:val="00DA434F"/>
    <w:rsid w:val="00E32D58"/>
    <w:rsid w:val="00E34B40"/>
    <w:rsid w:val="00E64371"/>
    <w:rsid w:val="00E87B01"/>
    <w:rsid w:val="00EA417F"/>
    <w:rsid w:val="00EC157E"/>
    <w:rsid w:val="00F028F7"/>
    <w:rsid w:val="00F16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51B1E1"/>
  <w15:chartTrackingRefBased/>
  <w15:docId w15:val="{69AC6F00-1775-401A-B8E6-B6FF49272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175D0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175D0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1436</Words>
  <Characters>8187</Characters>
  <Application>Microsoft Office Word</Application>
  <DocSecurity>0</DocSecurity>
  <Lines>68</Lines>
  <Paragraphs>19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CHEIL</dc:creator>
  <cp:keywords/>
  <dc:description/>
  <cp:lastModifiedBy>CHEIL</cp:lastModifiedBy>
  <cp:revision>2</cp:revision>
  <dcterms:created xsi:type="dcterms:W3CDTF">2025-02-12T01:14:00Z</dcterms:created>
  <dcterms:modified xsi:type="dcterms:W3CDTF">2025-02-12T01:14:00Z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GrammarlyDocumentId">
    <vt:lpwstr>0904caa3bf4ee2dc9c447bcc64098201213f8713274c3c61f2cf1840dca29a3f</vt:lpwstr>
  </property>
</Properties>
</file>