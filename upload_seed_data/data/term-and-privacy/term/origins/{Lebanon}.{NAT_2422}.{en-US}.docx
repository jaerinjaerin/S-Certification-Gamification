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1F2110" w:rsidP="009B61D7">
      <w:bookmarkStart w:id="0" w:name="_GoBack"/>
      <w:bookmarkEnd w:id="0"/>
      <w:r>
        <w:t>Samsung Plus</w:t>
      </w:r>
      <w:r w:rsidR="009B61D7">
        <w:t xml:space="preserve"> Certification Terms of Use</w:t>
      </w:r>
    </w:p>
    <w:p w:rsidR="009B61D7" w:rsidRPr="001F2110"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-Gu, Suwon-City, Gyeonggi-Do, 16677, Republic of Korea (including its affiliates, “Samsung”, “we”, or “us”) and you, and governs your access to or use of the Website, Mobile Application, Materials and Services (as defined below). Please read the Terms carefully before accessing or using Samsung</w:t>
      </w:r>
      <w:ins w:id="1" w:author="Hala Sakr/Data Privacy P /MENA Office/Senior Legal Counsel/Samsung Electronics" w:date="2025-02-11T11:27:00Z">
        <w:r w:rsidR="002713D0">
          <w:t xml:space="preserve"> </w:t>
        </w:r>
      </w:ins>
      <w:r>
        <w:t>Plus</w:t>
      </w:r>
      <w:ins w:id="2" w:author="Hala Sakr/Data Privacy P /MENA Office/Senior Legal Counsel/Samsung Electronics" w:date="2025-02-11T11:33:00Z">
        <w:r w:rsidR="002713D0">
          <w:t xml:space="preserve"> </w:t>
        </w:r>
      </w:ins>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Samsung</w:t>
      </w:r>
      <w:ins w:id="3" w:author="Hala Sakr/Data Privacy P /MENA Office/Senior Legal Counsel/Samsung Electronics" w:date="2025-02-11T11:27:00Z">
        <w:r w:rsidR="002713D0">
          <w:t xml:space="preserve"> </w:t>
        </w:r>
      </w:ins>
      <w:r>
        <w:t>Plus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F91A40">
      <w:r>
        <w:t xml:space="preserve">How to participate in </w:t>
      </w:r>
      <w:ins w:id="4" w:author="Hala Sakr/Data Privacy P /MENA Office/Senior Legal Counsel/Samsung Electronics" w:date="2025-02-11T13:31:00Z">
        <w:r w:rsidR="00F91A40">
          <w:t>Samsung Plus Certification</w:t>
        </w:r>
      </w:ins>
      <w:del w:id="5" w:author="Hala Sakr/Data Privacy P /MENA Office/Senior Legal Counsel/Samsung Electronics" w:date="2025-02-11T13:31:00Z">
        <w:r w:rsidDel="00F91A40">
          <w:delText xml:space="preserve">Galaxy AI Expert Certification </w:delText>
        </w:r>
      </w:del>
    </w:p>
    <w:p w:rsidR="009B61D7" w:rsidRDefault="009B61D7" w:rsidP="009B61D7"/>
    <w:p w:rsidR="009B61D7" w:rsidRDefault="009B61D7" w:rsidP="009B61D7">
      <w:del w:id="6" w:author="Hala Sakr/Data Privacy P /MENA Office/Senior Legal Counsel/Samsung Electronics" w:date="2025-02-11T11:35:00Z">
        <w:r w:rsidDel="002713D0">
          <w:delText>Samsung+</w:delText>
        </w:r>
      </w:del>
      <w:ins w:id="7" w:author="Hala Sakr/Data Privacy P /MENA Office/Senior Legal Counsel/Samsung Electronics" w:date="2025-02-11T11:35:00Z">
        <w:r w:rsidR="002713D0">
          <w:t>Samsung Plus</w:t>
        </w:r>
      </w:ins>
      <w:r>
        <w:t xml:space="preserve"> Users</w:t>
      </w:r>
    </w:p>
    <w:p w:rsidR="009B61D7" w:rsidRDefault="009B61D7" w:rsidP="00F91A40">
      <w:r>
        <w:t xml:space="preserve">After logging in to the </w:t>
      </w:r>
      <w:del w:id="8" w:author="Hala Sakr/Data Privacy P /MENA Office/Senior Legal Counsel/Samsung Electronics" w:date="2025-02-11T11:35:00Z">
        <w:r w:rsidDel="002713D0">
          <w:delText>Samsung+</w:delText>
        </w:r>
      </w:del>
      <w:ins w:id="9" w:author="Hala Sakr/Data Privacy P /MENA Office/Senior Legal Counsel/Samsung Electronics" w:date="2025-02-11T11:35:00Z">
        <w:r w:rsidR="002713D0">
          <w:t>Samsung Plus</w:t>
        </w:r>
      </w:ins>
      <w:r>
        <w:t xml:space="preserve"> </w:t>
      </w:r>
      <w:del w:id="10" w:author="Hala Sakr/Data Privacy P /MENA Office/Senior Legal Counsel/Samsung Electronics" w:date="2025-02-11T13:32:00Z">
        <w:r w:rsidDel="00F91A40">
          <w:delText>app</w:delText>
        </w:r>
      </w:del>
      <w:ins w:id="11" w:author="Hala Sakr/Data Privacy P /MENA Office/Senior Legal Counsel/Samsung Electronics" w:date="2025-02-11T13:32:00Z">
        <w:r w:rsidR="00F91A40">
          <w:t>application</w:t>
        </w:r>
      </w:ins>
      <w:r>
        <w:t>,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del w:id="12" w:author="Hala Sakr/Data Privacy P /MENA Office/Senior Legal Counsel/Samsung Electronics" w:date="2025-02-11T11:35:00Z">
        <w:r w:rsidDel="002713D0">
          <w:delText>Samsung+</w:delText>
        </w:r>
      </w:del>
      <w:ins w:id="13" w:author="Hala Sakr/Data Privacy P /MENA Office/Senior Legal Counsel/Samsung Electronics" w:date="2025-02-11T11:35:00Z">
        <w:r w:rsidR="002713D0">
          <w:t>Samsung Plus</w:t>
        </w:r>
      </w:ins>
      <w:r>
        <w:t xml:space="preserve"> Non-Users</w:t>
      </w:r>
    </w:p>
    <w:p w:rsidR="009B61D7" w:rsidRDefault="009B61D7" w:rsidP="00F91A40">
      <w:r>
        <w:t xml:space="preserve">If you are not using the </w:t>
      </w:r>
      <w:del w:id="14" w:author="Hala Sakr/Data Privacy P /MENA Office/Senior Legal Counsel/Samsung Electronics" w:date="2025-02-11T11:35:00Z">
        <w:r w:rsidDel="002713D0">
          <w:delText>Samsung+</w:delText>
        </w:r>
      </w:del>
      <w:ins w:id="15" w:author="Hala Sakr/Data Privacy P /MENA Office/Senior Legal Counsel/Samsung Electronics" w:date="2025-02-11T11:35:00Z">
        <w:r w:rsidR="002713D0">
          <w:t>Samsung Plus</w:t>
        </w:r>
      </w:ins>
      <w:r>
        <w:t xml:space="preserve"> </w:t>
      </w:r>
      <w:del w:id="16" w:author="Hala Sakr/Data Privacy P /MENA Office/Senior Legal Counsel/Samsung Electronics" w:date="2025-02-11T13:32:00Z">
        <w:r w:rsidDel="00F91A40">
          <w:delText>app</w:delText>
        </w:r>
      </w:del>
      <w:ins w:id="17" w:author="Hala Sakr/Data Privacy P /MENA Office/Senior Legal Counsel/Samsung Electronics" w:date="2025-02-11T13:32:00Z">
        <w:r w:rsidR="00F91A40">
          <w:t>application</w:t>
        </w:r>
      </w:ins>
      <w:r>
        <w:t>,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179F" w:rsidRDefault="00DB179F" w:rsidP="001F2110">
      <w:pPr>
        <w:spacing w:after="0" w:line="240" w:lineRule="auto"/>
      </w:pPr>
      <w:r>
        <w:separator/>
      </w:r>
    </w:p>
  </w:endnote>
  <w:endnote w:type="continuationSeparator" w:id="0">
    <w:p w:rsidR="00DB179F" w:rsidRDefault="00DB179F" w:rsidP="001F2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179F" w:rsidRDefault="00DB179F" w:rsidP="001F2110">
      <w:pPr>
        <w:spacing w:after="0" w:line="240" w:lineRule="auto"/>
      </w:pPr>
      <w:r>
        <w:separator/>
      </w:r>
    </w:p>
  </w:footnote>
  <w:footnote w:type="continuationSeparator" w:id="0">
    <w:p w:rsidR="00DB179F" w:rsidRDefault="00DB179F" w:rsidP="001F211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ala Sakr/Data Privacy P /MENA Office/Senior Legal Counsel/Samsung Electronics">
    <w15:presenceInfo w15:providerId="AD" w15:userId="S-1-5-21-1569490900-2152479555-3239727262-13646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7"/>
    <w:rsid w:val="000E772B"/>
    <w:rsid w:val="001348D4"/>
    <w:rsid w:val="001F2110"/>
    <w:rsid w:val="002243C1"/>
    <w:rsid w:val="002713D0"/>
    <w:rsid w:val="00325FF6"/>
    <w:rsid w:val="00333FD0"/>
    <w:rsid w:val="00370AC4"/>
    <w:rsid w:val="00467CB8"/>
    <w:rsid w:val="004D07FF"/>
    <w:rsid w:val="00513F14"/>
    <w:rsid w:val="0069410E"/>
    <w:rsid w:val="0078797B"/>
    <w:rsid w:val="007D080A"/>
    <w:rsid w:val="00854871"/>
    <w:rsid w:val="0087377C"/>
    <w:rsid w:val="00963771"/>
    <w:rsid w:val="009A2A7F"/>
    <w:rsid w:val="009B61D7"/>
    <w:rsid w:val="00A63F87"/>
    <w:rsid w:val="00C31EE3"/>
    <w:rsid w:val="00C43593"/>
    <w:rsid w:val="00C55CAC"/>
    <w:rsid w:val="00DB179F"/>
    <w:rsid w:val="00E87B01"/>
    <w:rsid w:val="00F91A4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F2110"/>
    <w:pPr>
      <w:tabs>
        <w:tab w:val="center" w:pos="4513"/>
        <w:tab w:val="right" w:pos="9026"/>
      </w:tabs>
      <w:snapToGrid w:val="0"/>
    </w:pPr>
  </w:style>
  <w:style w:type="character" w:customStyle="1" w:styleId="Char">
    <w:name w:val="머리글 Char"/>
    <w:basedOn w:val="a0"/>
    <w:link w:val="a3"/>
    <w:uiPriority w:val="99"/>
    <w:rsid w:val="001F2110"/>
  </w:style>
  <w:style w:type="paragraph" w:styleId="a4">
    <w:name w:val="footer"/>
    <w:basedOn w:val="a"/>
    <w:link w:val="Char0"/>
    <w:uiPriority w:val="99"/>
    <w:unhideWhenUsed/>
    <w:rsid w:val="001F2110"/>
    <w:pPr>
      <w:tabs>
        <w:tab w:val="center" w:pos="4513"/>
        <w:tab w:val="right" w:pos="9026"/>
      </w:tabs>
      <w:snapToGrid w:val="0"/>
    </w:pPr>
  </w:style>
  <w:style w:type="character" w:customStyle="1" w:styleId="Char0">
    <w:name w:val="바닥글 Char"/>
    <w:basedOn w:val="a0"/>
    <w:link w:val="a4"/>
    <w:uiPriority w:val="99"/>
    <w:rsid w:val="001F2110"/>
  </w:style>
  <w:style w:type="paragraph" w:styleId="a5">
    <w:name w:val="Balloon Text"/>
    <w:basedOn w:val="a"/>
    <w:link w:val="Char1"/>
    <w:uiPriority w:val="99"/>
    <w:semiHidden/>
    <w:unhideWhenUsed/>
    <w:rsid w:val="002713D0"/>
    <w:pPr>
      <w:spacing w:after="0" w:line="240" w:lineRule="auto"/>
    </w:pPr>
    <w:rPr>
      <w:rFonts w:ascii="Segoe UI" w:hAnsi="Segoe UI" w:cs="Segoe UI"/>
      <w:sz w:val="18"/>
      <w:szCs w:val="18"/>
    </w:rPr>
  </w:style>
  <w:style w:type="character" w:customStyle="1" w:styleId="Char1">
    <w:name w:val="풍선 도움말 텍스트 Char"/>
    <w:basedOn w:val="a0"/>
    <w:link w:val="a5"/>
    <w:uiPriority w:val="99"/>
    <w:semiHidden/>
    <w:rsid w:val="002713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1565</Words>
  <Characters>8924</Characters>
  <Application>Microsoft Office Word</Application>
  <DocSecurity>0</DocSecurity>
  <Lines>74</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2025-02-12T01:20:00Z</dcterms:created>
  <dcterms:modified xsi:type="dcterms:W3CDTF">2025-02-12T01:20:00Z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