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732ED" w14:textId="51F3F8C8" w:rsidR="00D1503B" w:rsidRDefault="00940F6D" w:rsidP="00D1503B">
      <w:pPr>
        <w:bidi/>
      </w:pPr>
      <w:bookmarkStart w:id="0" w:name="_GoBack"/>
      <w:bookmarkEnd w:id="0"/>
      <w:r w:rsidRPr="00940F6D">
        <w:rPr>
          <w:rFonts w:cs="Arial" w:hint="cs"/>
          <w:rtl/>
        </w:rPr>
        <w:t>شروط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الاستخدام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الخاصة</w:t>
      </w:r>
      <w:r w:rsidRPr="00940F6D">
        <w:rPr>
          <w:rFonts w:cs="Arial"/>
          <w:rtl/>
        </w:rPr>
        <w:t xml:space="preserve"> </w:t>
      </w:r>
      <w:r w:rsidRPr="00940F6D">
        <w:rPr>
          <w:rFonts w:cs="Arial" w:hint="cs"/>
          <w:rtl/>
        </w:rPr>
        <w:t>بشهادة</w:t>
      </w:r>
      <w:r w:rsidRPr="00940F6D">
        <w:rPr>
          <w:rFonts w:cs="Arial"/>
          <w:rtl/>
        </w:rPr>
        <w:t xml:space="preserve"> </w:t>
      </w:r>
      <w:r w:rsidRPr="00940F6D">
        <w:rPr>
          <w:rFonts w:cs="Arial"/>
        </w:rPr>
        <w:t>Samsung Plus</w:t>
      </w:r>
    </w:p>
    <w:p w14:paraId="313E419D" w14:textId="5CCAB2FC" w:rsidR="00282A18" w:rsidRDefault="00282A18" w:rsidP="00282A18">
      <w:pPr>
        <w:bidi/>
      </w:pPr>
      <w:r w:rsidRPr="00282A18">
        <w:rPr>
          <w:rFonts w:hint="cs"/>
          <w:rtl/>
        </w:rPr>
        <w:t>تم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إبرام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الاستخدام</w:t>
      </w:r>
      <w:r w:rsidRPr="00282A18">
        <w:rPr>
          <w:rtl/>
        </w:rPr>
        <w:t xml:space="preserve"> </w:t>
      </w:r>
      <w:r>
        <w:rPr>
          <w:rFonts w:hint="cs"/>
          <w:rtl/>
        </w:rPr>
        <w:t>تلك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جانب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سياسة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الخصوصية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الخاصة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بنا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الموضحة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>
        <w:rPr>
          <w:rFonts w:hint="cs"/>
          <w:rtl/>
        </w:rPr>
        <w:t xml:space="preserve"> </w:t>
      </w:r>
      <w:r w:rsidRPr="00282A18">
        <w:rPr>
          <w:rtl/>
        </w:rPr>
        <w:t>("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") </w:t>
      </w:r>
      <w:r w:rsidRPr="00282A18">
        <w:rPr>
          <w:rFonts w:hint="cs"/>
          <w:rtl/>
        </w:rPr>
        <w:t>بين</w:t>
      </w:r>
      <w:r w:rsidRPr="00282A18">
        <w:rPr>
          <w:rtl/>
        </w:rPr>
        <w:t xml:space="preserve"> </w:t>
      </w:r>
      <w:r w:rsidRPr="00282A18">
        <w:t>Samsung Electronics Co., Ltd</w:t>
      </w:r>
      <w:r w:rsidRPr="00282A18">
        <w:rPr>
          <w:rtl/>
        </w:rPr>
        <w:t>.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وهي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شركة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يقع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مكتبها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129 </w:t>
      </w:r>
      <w:r w:rsidRPr="00282A18">
        <w:t>Samsung-Ro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proofErr w:type="spellStart"/>
      <w:r w:rsidRPr="00282A18">
        <w:t>Yeongtong</w:t>
      </w:r>
      <w:proofErr w:type="spellEnd"/>
      <w:r w:rsidRPr="00282A18">
        <w:t>-Gu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Suwon-City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t>Gyeonggi-Do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16677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جمهورية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كوريا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بما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ذلك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الشركات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التابعة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لها،</w:t>
      </w:r>
      <w:r w:rsidRPr="00282A18">
        <w:rPr>
          <w:rtl/>
        </w:rPr>
        <w:t xml:space="preserve"> "</w:t>
      </w:r>
      <w:r w:rsidRPr="00282A18">
        <w:t>Samsung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نحن</w:t>
      </w:r>
      <w:r w:rsidRPr="00282A18">
        <w:rPr>
          <w:rtl/>
        </w:rPr>
        <w:t xml:space="preserve">") </w:t>
      </w:r>
      <w:r w:rsidR="008F2BD8">
        <w:rPr>
          <w:rFonts w:hint="cs"/>
          <w:rtl/>
        </w:rPr>
        <w:t>وبينك أنت</w:t>
      </w:r>
      <w:r w:rsidRPr="00282A18">
        <w:rPr>
          <w:rFonts w:hint="cs"/>
          <w:rtl/>
        </w:rPr>
        <w:t>،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وتضبط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 xml:space="preserve">هذه الشروط والسياسات </w:t>
      </w:r>
      <w:r w:rsidRPr="00282A18">
        <w:rPr>
          <w:rFonts w:hint="cs"/>
          <w:rtl/>
        </w:rPr>
        <w:t>وصولك</w:t>
      </w:r>
      <w:r w:rsidRPr="00282A18">
        <w:rPr>
          <w:rtl/>
        </w:rPr>
        <w:t xml:space="preserve"> </w:t>
      </w:r>
      <w:r w:rsidR="008F2BD8">
        <w:rPr>
          <w:rFonts w:hint="cs"/>
          <w:rtl/>
        </w:rPr>
        <w:t>إلى ا</w:t>
      </w:r>
      <w:r w:rsidRPr="00282A18">
        <w:rPr>
          <w:rFonts w:hint="cs"/>
          <w:rtl/>
        </w:rPr>
        <w:t>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وتطبيق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والمواد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والخدمات</w:t>
      </w:r>
      <w:r w:rsidR="008F2BD8">
        <w:rPr>
          <w:rFonts w:hint="cs"/>
          <w:rtl/>
        </w:rPr>
        <w:t xml:space="preserve"> واستخدامك لها</w:t>
      </w:r>
      <w:r w:rsidRPr="00282A18">
        <w:rPr>
          <w:rtl/>
        </w:rPr>
        <w:t xml:space="preserve"> (</w:t>
      </w:r>
      <w:r w:rsidRPr="00282A18">
        <w:rPr>
          <w:rFonts w:hint="cs"/>
          <w:rtl/>
        </w:rPr>
        <w:t>كما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هو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موضح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أدناه</w:t>
      </w:r>
      <w:r w:rsidRPr="00282A18">
        <w:rPr>
          <w:rtl/>
        </w:rPr>
        <w:t xml:space="preserve">). </w:t>
      </w:r>
      <w:r w:rsidRPr="00282A18">
        <w:rPr>
          <w:rFonts w:hint="cs"/>
          <w:rtl/>
        </w:rPr>
        <w:t>يرجى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قراءة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بعناية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قبل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t>Samsung</w:t>
      </w:r>
      <w:ins w:id="1" w:author="Hala Sakr/Data Privacy P /MENA Office/Senior Legal Counsel/Samsung Electronics" w:date="2025-02-11T13:42:00Z">
        <w:r w:rsidR="00175D0E">
          <w:t xml:space="preserve"> </w:t>
        </w:r>
      </w:ins>
      <w:r w:rsidRPr="00282A18">
        <w:t>Plus</w:t>
      </w:r>
      <w:r w:rsidRPr="00282A18">
        <w:rPr>
          <w:rtl/>
        </w:rPr>
        <w:t xml:space="preserve"> ("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"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"</w:t>
      </w:r>
      <w:r w:rsidRPr="00282A18">
        <w:rPr>
          <w:rFonts w:hint="cs"/>
          <w:rtl/>
        </w:rPr>
        <w:t>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>")</w:t>
      </w:r>
      <w:r w:rsidR="008F2BD8">
        <w:rPr>
          <w:rFonts w:hint="cs"/>
          <w:rtl/>
        </w:rPr>
        <w:t xml:space="preserve"> أو استخدامك له</w:t>
      </w:r>
      <w:r w:rsidRPr="00282A18">
        <w:rPr>
          <w:rtl/>
        </w:rPr>
        <w:t xml:space="preserve">. </w:t>
      </w:r>
      <w:r w:rsidR="008F2BD8">
        <w:rPr>
          <w:rFonts w:hint="cs"/>
          <w:rtl/>
        </w:rPr>
        <w:t>وفي حال عدم موافقتك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من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الشروط،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فلا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تقم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بالوصول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إلى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أو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استخدامه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بأي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شكل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من الأشكال</w:t>
      </w:r>
      <w:r w:rsidRPr="00282A18">
        <w:rPr>
          <w:rtl/>
        </w:rPr>
        <w:t xml:space="preserve">. </w:t>
      </w:r>
      <w:r w:rsidR="001E55F3">
        <w:rPr>
          <w:rFonts w:hint="cs"/>
          <w:rtl/>
        </w:rPr>
        <w:t>وإن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استخدامك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للموقع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الإلكتروني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والهاتف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المحمول</w:t>
      </w:r>
      <w:r w:rsidRPr="00282A18">
        <w:rPr>
          <w:rtl/>
        </w:rPr>
        <w:t xml:space="preserve"> </w:t>
      </w:r>
      <w:r w:rsidR="001E55F3">
        <w:rPr>
          <w:rFonts w:hint="cs"/>
          <w:rtl/>
        </w:rPr>
        <w:t>يعدّ موافقة منك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على</w:t>
      </w:r>
      <w:r w:rsidRPr="00282A18">
        <w:rPr>
          <w:rtl/>
        </w:rPr>
        <w:t xml:space="preserve"> </w:t>
      </w:r>
      <w:r w:rsidRPr="00282A18">
        <w:rPr>
          <w:rFonts w:hint="cs"/>
          <w:rtl/>
        </w:rPr>
        <w:t>الشروط</w:t>
      </w:r>
      <w:r w:rsidRPr="00282A18">
        <w:rPr>
          <w:rtl/>
        </w:rPr>
        <w:t>.</w:t>
      </w:r>
    </w:p>
    <w:p w14:paraId="68D2C9B3" w14:textId="77777777" w:rsidR="00A162FF" w:rsidRDefault="00A162FF" w:rsidP="00A162FF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والقيود</w:t>
      </w:r>
    </w:p>
    <w:p w14:paraId="5290110A" w14:textId="31398447" w:rsidR="009B61D7" w:rsidRDefault="00A162FF" w:rsidP="00A162FF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تقدمها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والنصوص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والأيقونات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والأصوات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والفيديو</w:t>
      </w:r>
      <w:r w:rsidR="00513684">
        <w:rPr>
          <w:rFonts w:cs="Arial" w:hint="cs"/>
          <w:rtl/>
        </w:rPr>
        <w:t>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والبرامج</w:t>
      </w:r>
      <w:r>
        <w:rPr>
          <w:rFonts w:cs="Arial"/>
          <w:rtl/>
        </w:rPr>
        <w:t>) (</w:t>
      </w:r>
      <w:r>
        <w:rPr>
          <w:rFonts w:cs="Arial" w:hint="cs"/>
          <w:rtl/>
        </w:rPr>
        <w:t>المشار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حصرية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مانحي الترخيص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  <w:r>
        <w:rPr>
          <w:rFonts w:cs="Arial"/>
          <w:rtl/>
        </w:rPr>
        <w:t xml:space="preserve">. </w:t>
      </w:r>
      <w:r w:rsidR="00513684">
        <w:rPr>
          <w:rFonts w:cs="Arial" w:hint="cs"/>
          <w:rtl/>
        </w:rPr>
        <w:t>و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>Samsung</w:t>
      </w:r>
      <w:ins w:id="2" w:author="Hala Sakr/Data Privacy P /MENA Office/Senior Legal Counsel/Samsung Electronics" w:date="2025-02-11T13:43:00Z">
        <w:r w:rsidR="00175D0E">
          <w:t xml:space="preserve"> </w:t>
        </w:r>
      </w:ins>
      <w:r>
        <w:t>Plus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بشرط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عدم قيامك بتعديل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 w:rsidR="00513684">
        <w:rPr>
          <w:rFonts w:cs="Arial" w:hint="cs"/>
          <w:rtl/>
        </w:rPr>
        <w:t>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لل</w:t>
      </w:r>
      <w:r>
        <w:rPr>
          <w:rFonts w:cs="Arial" w:hint="cs"/>
          <w:rtl/>
        </w:rPr>
        <w:t>طبع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علامة</w:t>
      </w:r>
      <w:r>
        <w:rPr>
          <w:rFonts w:cs="Arial"/>
          <w:rtl/>
        </w:rPr>
        <w:t xml:space="preserve"> </w:t>
      </w:r>
      <w:r w:rsidR="00513684">
        <w:rPr>
          <w:rFonts w:cs="Arial" w:hint="cs"/>
          <w:rtl/>
        </w:rPr>
        <w:t>ال</w:t>
      </w:r>
      <w:r>
        <w:rPr>
          <w:rFonts w:cs="Arial" w:hint="cs"/>
          <w:rtl/>
        </w:rPr>
        <w:t>تجارية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إشعار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تنسخها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تنزلها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تطبعها</w:t>
      </w:r>
      <w:r>
        <w:rPr>
          <w:rFonts w:cs="Arial"/>
          <w:rtl/>
        </w:rPr>
        <w:t>.</w:t>
      </w:r>
    </w:p>
    <w:p w14:paraId="70138C64" w14:textId="77777777" w:rsidR="00D1503B" w:rsidRDefault="00D1503B" w:rsidP="00D1503B">
      <w:pPr>
        <w:bidi/>
      </w:pPr>
    </w:p>
    <w:p w14:paraId="53FB9715" w14:textId="494FD37E" w:rsidR="00D9798E" w:rsidRPr="00D1503B" w:rsidRDefault="00D00744" w:rsidP="008D6516">
      <w:pPr>
        <w:bidi/>
      </w:pPr>
      <w:r w:rsidRPr="00D00744">
        <w:rPr>
          <w:rFonts w:cs="Arial" w:hint="cs"/>
          <w:rtl/>
        </w:rPr>
        <w:t>أنت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توافق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عدم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إعادة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إنتاج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إرسال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تعديل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توزيع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بيع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إنشاء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أعمال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مشتقة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بث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تداول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استغلال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مادة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شكل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الأشكال،</w:t>
      </w:r>
      <w:r w:rsidRPr="00D00744">
        <w:rPr>
          <w:rFonts w:cs="Arial"/>
          <w:rtl/>
        </w:rPr>
        <w:t xml:space="preserve"> </w:t>
      </w:r>
      <w:r>
        <w:rPr>
          <w:rFonts w:cs="Arial" w:hint="cs"/>
          <w:rtl/>
        </w:rPr>
        <w:t>كلّياً أو جزئياً</w:t>
      </w:r>
      <w:r w:rsidRPr="00D00744">
        <w:rPr>
          <w:rFonts w:cs="Arial" w:hint="cs"/>
          <w:rtl/>
        </w:rPr>
        <w:t>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سواء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طريق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البريد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وسيلة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أخرى،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غرض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آخر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الأغراض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المنصوص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عليها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هنا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وبشرط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الحصول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على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إذن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صريح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من</w:t>
      </w:r>
      <w:r w:rsidRPr="00D00744">
        <w:rPr>
          <w:rFonts w:cs="Arial"/>
          <w:rtl/>
        </w:rPr>
        <w:t xml:space="preserve"> </w:t>
      </w:r>
      <w:r>
        <w:t>Samsung</w:t>
      </w:r>
      <w:r w:rsidRPr="00D0074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وإن </w:t>
      </w:r>
      <w:r w:rsidRPr="00D00744">
        <w:rPr>
          <w:rFonts w:cs="Arial" w:hint="cs"/>
          <w:rtl/>
        </w:rPr>
        <w:t>أي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استخدام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غير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مصرح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به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للموقع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الإلكتروني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الهاتف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المحمول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المواد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أو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الخدمات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قد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ينتهك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حقوق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الطبع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والنشر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والعلامات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التجارية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وأي</w:t>
      </w:r>
      <w:r>
        <w:rPr>
          <w:rFonts w:cs="Arial" w:hint="cs"/>
          <w:rtl/>
        </w:rPr>
        <w:t>ّة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قوانين</w:t>
      </w:r>
      <w:r w:rsidRPr="00D00744">
        <w:rPr>
          <w:rFonts w:cs="Arial"/>
          <w:rtl/>
        </w:rPr>
        <w:t xml:space="preserve"> </w:t>
      </w:r>
      <w:r w:rsidRPr="00D00744">
        <w:rPr>
          <w:rFonts w:cs="Arial" w:hint="cs"/>
          <w:rtl/>
        </w:rPr>
        <w:t>أخرى</w:t>
      </w:r>
      <w:r w:rsidRPr="00D00744">
        <w:rPr>
          <w:rFonts w:cs="Arial"/>
          <w:rtl/>
        </w:rPr>
        <w:t xml:space="preserve"> </w:t>
      </w:r>
      <w:r w:rsidR="00115512">
        <w:rPr>
          <w:rFonts w:cs="Arial" w:hint="cs"/>
          <w:rtl/>
        </w:rPr>
        <w:t>معمول بها</w:t>
      </w:r>
      <w:r w:rsidRPr="00D00744">
        <w:rPr>
          <w:rFonts w:cs="Arial"/>
          <w:rtl/>
        </w:rPr>
        <w:t>.</w:t>
      </w:r>
    </w:p>
    <w:p w14:paraId="7D3F3078" w14:textId="670C0A7F" w:rsidR="008D6516" w:rsidRDefault="008D6516" w:rsidP="00D9798E">
      <w:pPr>
        <w:bidi/>
      </w:pP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المحظور</w:t>
      </w:r>
    </w:p>
    <w:p w14:paraId="1186DC5B" w14:textId="3CA79916" w:rsidR="008D6516" w:rsidRDefault="008D6516" w:rsidP="008D6516">
      <w:pPr>
        <w:bidi/>
      </w:pP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"):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تنتهك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 محلي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إقليمي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أجنبي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دولي؛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لمضايقة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آخر؛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انتحال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لانتمائك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للتدخل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 w:rsidR="009D6B23">
        <w:rPr>
          <w:rFonts w:cs="Arial" w:hint="cs"/>
          <w:rtl/>
        </w:rPr>
        <w:t xml:space="preserve"> أو</w:t>
      </w:r>
      <w:r w:rsidR="009D6B23">
        <w:rPr>
          <w:rFonts w:cs="Arial"/>
          <w:rtl/>
        </w:rPr>
        <w:t xml:space="preserve"> </w:t>
      </w:r>
      <w:r w:rsidR="009D6B23">
        <w:rPr>
          <w:rFonts w:cs="Arial" w:hint="cs"/>
          <w:rtl/>
        </w:rPr>
        <w:t>تعطيلها</w:t>
      </w:r>
      <w:r>
        <w:rPr>
          <w:rFonts w:cs="Arial"/>
          <w:rtl/>
        </w:rPr>
        <w:t>.</w:t>
      </w:r>
    </w:p>
    <w:p w14:paraId="7B5BE8A5" w14:textId="66BB17D4" w:rsidR="009B61D7" w:rsidRDefault="009D6B23" w:rsidP="009D6B23">
      <w:pPr>
        <w:bidi/>
      </w:pPr>
      <w:r w:rsidRPr="009D6B23">
        <w:rPr>
          <w:rFonts w:cs="Arial" w:hint="cs"/>
          <w:rtl/>
        </w:rPr>
        <w:t>أنت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توافق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عدم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تأطير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نسخ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موقع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الويب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الهاتف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المحمول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خادم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آخر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جهاز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متصل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بالإنترنت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 xml:space="preserve">. </w:t>
      </w:r>
      <w:r w:rsidRPr="009D6B23">
        <w:rPr>
          <w:rFonts w:cs="Arial" w:hint="cs"/>
          <w:rtl/>
        </w:rPr>
        <w:t>علاوة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ذلك،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لا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يجوز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لك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استخدام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جزء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المواد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الخدمات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في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ة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>وسومات</w:t>
      </w:r>
      <w:r w:rsidRPr="009D6B23">
        <w:rPr>
          <w:rFonts w:cs="Arial"/>
          <w:rtl/>
        </w:rPr>
        <w:t xml:space="preserve"> </w:t>
      </w:r>
      <w:r w:rsidR="00EA417F">
        <w:rPr>
          <w:rFonts w:cs="Arial" w:hint="cs"/>
          <w:rtl/>
        </w:rPr>
        <w:t xml:space="preserve">تعريفية </w:t>
      </w:r>
      <w:r w:rsidRPr="009D6B23">
        <w:rPr>
          <w:rFonts w:cs="Arial" w:hint="cs"/>
          <w:rtl/>
        </w:rPr>
        <w:t>أو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أي</w:t>
      </w:r>
      <w:r w:rsidR="00EA417F">
        <w:rPr>
          <w:rFonts w:cs="Arial" w:hint="cs"/>
          <w:rtl/>
        </w:rPr>
        <w:t>ّة</w:t>
      </w:r>
      <w:r w:rsidRPr="009D6B23">
        <w:rPr>
          <w:rFonts w:cs="Arial"/>
          <w:rtl/>
        </w:rPr>
        <w:t xml:space="preserve"> "</w:t>
      </w:r>
      <w:r w:rsidRPr="009D6B23">
        <w:rPr>
          <w:rFonts w:cs="Arial" w:hint="cs"/>
          <w:rtl/>
        </w:rPr>
        <w:t>نصوص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مخفية</w:t>
      </w:r>
      <w:r w:rsidRPr="009D6B23">
        <w:rPr>
          <w:rFonts w:cs="Arial"/>
          <w:rtl/>
        </w:rPr>
        <w:t xml:space="preserve">" </w:t>
      </w:r>
      <w:r w:rsidRPr="009D6B23">
        <w:rPr>
          <w:rFonts w:cs="Arial" w:hint="cs"/>
          <w:rtl/>
        </w:rPr>
        <w:t>أخرى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دون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الحصول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على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موافقة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كتابية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مسبقة</w:t>
      </w:r>
      <w:r w:rsidRPr="009D6B23">
        <w:rPr>
          <w:rFonts w:cs="Arial"/>
          <w:rtl/>
        </w:rPr>
        <w:t xml:space="preserve"> </w:t>
      </w:r>
      <w:r w:rsidRPr="009D6B23">
        <w:rPr>
          <w:rFonts w:cs="Arial" w:hint="cs"/>
          <w:rtl/>
        </w:rPr>
        <w:t>من</w:t>
      </w:r>
      <w:r w:rsidRPr="009D6B23">
        <w:rPr>
          <w:rFonts w:cs="Arial"/>
          <w:rtl/>
        </w:rPr>
        <w:t xml:space="preserve"> </w:t>
      </w:r>
      <w:r w:rsidRPr="009D6B23">
        <w:t>Samsung</w:t>
      </w:r>
      <w:r w:rsidRPr="009D6B23">
        <w:rPr>
          <w:rFonts w:cs="Arial"/>
          <w:rtl/>
        </w:rPr>
        <w:t>.</w:t>
      </w:r>
    </w:p>
    <w:p w14:paraId="28683849" w14:textId="77777777" w:rsidR="00D9798E" w:rsidRDefault="00D9798E" w:rsidP="00EA417F">
      <w:pPr>
        <w:bidi/>
        <w:rPr>
          <w:rtl/>
        </w:rPr>
      </w:pPr>
    </w:p>
    <w:p w14:paraId="7830BE69" w14:textId="56F053C6" w:rsidR="00EA417F" w:rsidRDefault="00EA417F" w:rsidP="00175D0E">
      <w:pPr>
        <w:bidi/>
        <w:rPr>
          <w:szCs w:val="20"/>
        </w:rPr>
      </w:pPr>
      <w:r w:rsidRPr="00EA417F">
        <w:rPr>
          <w:rFonts w:cs="Arial" w:hint="cs"/>
          <w:szCs w:val="20"/>
          <w:rtl/>
        </w:rPr>
        <w:t>كيفية المشاركة في شهادة</w:t>
      </w:r>
      <w:r w:rsidRPr="00EA417F">
        <w:rPr>
          <w:rFonts w:cs="Arial"/>
          <w:szCs w:val="20"/>
          <w:rtl/>
        </w:rPr>
        <w:t xml:space="preserve"> </w:t>
      </w:r>
      <w:ins w:id="3" w:author="Hala Sakr/Data Privacy P /MENA Office/Senior Legal Counsel/Samsung Electronics" w:date="2025-02-11T13:42:00Z">
        <w:r w:rsidR="00175D0E" w:rsidRPr="00940F6D">
          <w:rPr>
            <w:rFonts w:cs="Arial"/>
          </w:rPr>
          <w:t>Samsung Plus</w:t>
        </w:r>
      </w:ins>
      <w:del w:id="4" w:author="Hala Sakr/Data Privacy P /MENA Office/Senior Legal Counsel/Samsung Electronics" w:date="2025-02-11T13:42:00Z">
        <w:r w:rsidRPr="00EA417F" w:rsidDel="00175D0E">
          <w:rPr>
            <w:rFonts w:cs="Arial" w:hint="cs"/>
            <w:szCs w:val="20"/>
            <w:rtl/>
          </w:rPr>
          <w:delText>خبير</w:delText>
        </w:r>
        <w:r w:rsidRPr="00EA417F" w:rsidDel="00175D0E">
          <w:rPr>
            <w:rFonts w:cs="Arial"/>
            <w:szCs w:val="20"/>
            <w:rtl/>
          </w:rPr>
          <w:delText xml:space="preserve"> </w:delText>
        </w:r>
        <w:r w:rsidRPr="00EA417F" w:rsidDel="00175D0E">
          <w:rPr>
            <w:szCs w:val="20"/>
          </w:rPr>
          <w:delText>Galaxy AI</w:delText>
        </w:r>
      </w:del>
    </w:p>
    <w:p w14:paraId="17AA29A8" w14:textId="77777777" w:rsidR="00D1503B" w:rsidRPr="00EA417F" w:rsidRDefault="00D1503B" w:rsidP="00D1503B">
      <w:pPr>
        <w:bidi/>
        <w:rPr>
          <w:szCs w:val="20"/>
        </w:rPr>
      </w:pPr>
    </w:p>
    <w:p w14:paraId="2AB4491A" w14:textId="07EC449F" w:rsidR="009B61D7" w:rsidRDefault="009D4C13" w:rsidP="00175D0E">
      <w:pPr>
        <w:bidi/>
        <w:rPr>
          <w:rtl/>
        </w:rPr>
      </w:pPr>
      <w:r>
        <w:rPr>
          <w:rFonts w:hint="cs"/>
          <w:rtl/>
        </w:rPr>
        <w:t>المستخدمون لتطبيق</w:t>
      </w:r>
      <w:r w:rsidR="00EA417F">
        <w:rPr>
          <w:rFonts w:hint="cs"/>
          <w:rtl/>
        </w:rPr>
        <w:t xml:space="preserve"> </w:t>
      </w:r>
      <w:ins w:id="5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</w:ins>
      <w:del w:id="6" w:author="Hala Sakr/Data Privacy P /MENA Office/Senior Legal Counsel/Samsung Electronics" w:date="2025-02-11T13:43:00Z">
        <w:r w:rsidR="00EA417F" w:rsidDel="00175D0E">
          <w:delText>Samsung+</w:delText>
        </w:r>
      </w:del>
    </w:p>
    <w:p w14:paraId="2C76F0EA" w14:textId="1CE3258B" w:rsidR="00EA417F" w:rsidRPr="00EA417F" w:rsidRDefault="00EA417F" w:rsidP="00175D0E">
      <w:pPr>
        <w:bidi/>
      </w:pP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تسجيل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الدخول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تطبيق</w:t>
      </w:r>
      <w:r w:rsidRPr="00EA417F">
        <w:rPr>
          <w:rFonts w:cs="Arial"/>
          <w:rtl/>
        </w:rPr>
        <w:t xml:space="preserve"> </w:t>
      </w:r>
      <w:ins w:id="7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  <w:r w:rsidR="00175D0E" w:rsidDel="00175D0E">
          <w:t xml:space="preserve"> </w:t>
        </w:r>
      </w:ins>
      <w:del w:id="8" w:author="Hala Sakr/Data Privacy P /MENA Office/Senior Legal Counsel/Samsung Electronics" w:date="2025-02-11T13:43:00Z">
        <w:r w:rsidDel="00175D0E">
          <w:delText>Samsung+</w:delText>
        </w:r>
      </w:del>
      <w:r w:rsidRPr="00EA417F">
        <w:rPr>
          <w:rFonts w:cs="Arial" w:hint="cs"/>
          <w:rtl/>
        </w:rPr>
        <w:t>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يمكنك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الوصول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وحدات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 w:rsidRPr="00EA417F">
        <w:rPr>
          <w:rFonts w:cs="Arial" w:hint="cs"/>
          <w:rtl/>
        </w:rPr>
        <w:t>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يُسمح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بالمشاركة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في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lastRenderedPageBreak/>
        <w:t>الاختبار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إلا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بعد</w:t>
      </w:r>
      <w:r w:rsidRPr="00EA417F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التدريب</w:t>
      </w:r>
      <w:r w:rsidRPr="00EA417F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Pr="00EA417F">
        <w:rPr>
          <w:rFonts w:cs="Arial" w:hint="cs"/>
          <w:rtl/>
        </w:rPr>
        <w:t>بمجرد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اجتياز</w:t>
      </w:r>
      <w:r>
        <w:rPr>
          <w:rFonts w:cs="Arial" w:hint="cs"/>
          <w:rtl/>
        </w:rPr>
        <w:t>ك لكافة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مراحل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الاختبار،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ستتلقى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شارة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خبير</w:t>
      </w:r>
      <w:r w:rsidRPr="00EA417F">
        <w:rPr>
          <w:rFonts w:cs="Arial"/>
          <w:rtl/>
        </w:rPr>
        <w:t xml:space="preserve"> </w:t>
      </w:r>
      <w:r w:rsidRPr="00EA417F">
        <w:t>Galaxy AI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عبر</w:t>
      </w:r>
      <w:r w:rsidRPr="00EA417F">
        <w:rPr>
          <w:rFonts w:cs="Arial"/>
          <w:rtl/>
        </w:rPr>
        <w:t xml:space="preserve"> </w:t>
      </w:r>
      <w:r w:rsidRPr="00EA417F">
        <w:rPr>
          <w:rFonts w:cs="Arial" w:hint="cs"/>
          <w:rtl/>
        </w:rPr>
        <w:t>الإنترنت</w:t>
      </w:r>
      <w:r w:rsidRPr="00EA417F">
        <w:rPr>
          <w:rFonts w:cs="Arial"/>
          <w:rtl/>
        </w:rPr>
        <w:t>.</w:t>
      </w:r>
    </w:p>
    <w:p w14:paraId="693B2AE4" w14:textId="77777777" w:rsidR="00D9798E" w:rsidRDefault="00D9798E" w:rsidP="009D4C13">
      <w:pPr>
        <w:bidi/>
        <w:rPr>
          <w:rFonts w:cs="Arial"/>
          <w:rtl/>
        </w:rPr>
      </w:pPr>
    </w:p>
    <w:p w14:paraId="12D59E86" w14:textId="6B610225" w:rsidR="009D4C13" w:rsidRDefault="009D4C13" w:rsidP="00175D0E">
      <w:pPr>
        <w:bidi/>
      </w:pPr>
      <w:r>
        <w:rPr>
          <w:rFonts w:cs="Arial" w:hint="cs"/>
          <w:rtl/>
        </w:rPr>
        <w:t xml:space="preserve">غير المستخدمون لتطبيق </w:t>
      </w:r>
      <w:ins w:id="9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</w:ins>
      <w:del w:id="10" w:author="Hala Sakr/Data Privacy P /MENA Office/Senior Legal Counsel/Samsung Electronics" w:date="2025-02-11T13:43:00Z">
        <w:r w:rsidDel="00175D0E">
          <w:delText>Samsung+</w:delText>
        </w:r>
      </w:del>
    </w:p>
    <w:p w14:paraId="73D9A1E5" w14:textId="308D77FA" w:rsidR="009B61D7" w:rsidRDefault="009D4C13" w:rsidP="00175D0E">
      <w:pPr>
        <w:bidi/>
      </w:pPr>
      <w:r>
        <w:rPr>
          <w:rFonts w:cs="Arial" w:hint="cs"/>
          <w:rtl/>
        </w:rPr>
        <w:t>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ins w:id="11" w:author="Hala Sakr/Data Privacy P /MENA Office/Senior Legal Counsel/Samsung Electronics" w:date="2025-02-11T13:43:00Z">
        <w:r w:rsidR="00175D0E" w:rsidRPr="00940F6D">
          <w:rPr>
            <w:rFonts w:cs="Arial"/>
          </w:rPr>
          <w:t>Samsung Plus</w:t>
        </w:r>
        <w:r w:rsidR="00175D0E" w:rsidDel="00175D0E">
          <w:t xml:space="preserve"> </w:t>
        </w:r>
      </w:ins>
      <w:del w:id="12" w:author="Hala Sakr/Data Privacy P /MENA Office/Senior Legal Counsel/Samsung Electronics" w:date="2025-02-11T13:43:00Z">
        <w:r w:rsidDel="00175D0E">
          <w:delText>Samsung+</w:delText>
        </w:r>
      </w:del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بالإنترنت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توفره</w:t>
      </w:r>
      <w:r>
        <w:rPr>
          <w:rFonts w:cs="Arial"/>
          <w:rtl/>
        </w:rPr>
        <w:t xml:space="preserve"> </w:t>
      </w:r>
      <w:r>
        <w:t>Samsung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وبمجرد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اجتيازك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ستتلقى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خبير</w:t>
      </w:r>
      <w:r>
        <w:rPr>
          <w:rFonts w:cs="Arial"/>
          <w:rtl/>
        </w:rPr>
        <w:t xml:space="preserve"> </w:t>
      </w:r>
      <w:r>
        <w:t>Galaxy 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  <w:r>
        <w:rPr>
          <w:rFonts w:cs="Arial"/>
          <w:rtl/>
        </w:rPr>
        <w:t>.</w:t>
      </w:r>
    </w:p>
    <w:p w14:paraId="4672CFB4" w14:textId="77777777" w:rsidR="00F160E4" w:rsidRDefault="00F160E4" w:rsidP="00F160E4">
      <w:pPr>
        <w:bidi/>
      </w:pP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واجتيازه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.</w:t>
      </w:r>
    </w:p>
    <w:p w14:paraId="23F48C4F" w14:textId="1B9E77C5" w:rsidR="005517CF" w:rsidRDefault="00C94E43" w:rsidP="00F028F7">
      <w:pPr>
        <w:bidi/>
      </w:pPr>
      <w:r>
        <w:rPr>
          <w:rFonts w:cs="Arial" w:hint="cs"/>
          <w:rtl/>
        </w:rPr>
        <w:t xml:space="preserve">تشتمل </w:t>
      </w:r>
      <w:r w:rsidR="00F160E4">
        <w:rPr>
          <w:rFonts w:cs="Arial" w:hint="cs"/>
          <w:rtl/>
        </w:rPr>
        <w:t>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مرحلة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مراحل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خمس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إجابات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غير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صحيحة</w:t>
      </w:r>
      <w:r>
        <w:rPr>
          <w:rFonts w:cs="Arial" w:hint="cs"/>
          <w:rtl/>
        </w:rPr>
        <w:t xml:space="preserve"> كحد أقصى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وعند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الوصول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هذا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الحد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قبل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 إحدى المراحل</w:t>
      </w:r>
      <w:r w:rsidR="00F160E4">
        <w:rPr>
          <w:rFonts w:cs="Arial" w:hint="cs"/>
          <w:rtl/>
        </w:rPr>
        <w:t>،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فيجب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إعادة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هذه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المرحلة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السؤال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الأول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يجب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اختبار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الشهادة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بشكل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فردي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 w:rsidR="00F160E4">
        <w:rPr>
          <w:rFonts w:cs="Arial" w:hint="cs"/>
          <w:rtl/>
        </w:rPr>
        <w:t>س</w:t>
      </w:r>
      <w:r>
        <w:rPr>
          <w:rFonts w:cs="Arial" w:hint="cs"/>
          <w:rtl/>
        </w:rPr>
        <w:t>ت</w:t>
      </w:r>
      <w:r w:rsidR="00F160E4">
        <w:rPr>
          <w:rFonts w:cs="Arial" w:hint="cs"/>
          <w:rtl/>
        </w:rPr>
        <w:t>ؤدي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أي</w:t>
      </w:r>
      <w:r>
        <w:rPr>
          <w:rFonts w:cs="Arial" w:hint="cs"/>
          <w:rtl/>
        </w:rPr>
        <w:t>ة حالة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غش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إلى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استبعاد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وإبطال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نتائج</w:t>
      </w:r>
      <w:r w:rsidR="00F160E4">
        <w:rPr>
          <w:rFonts w:cs="Arial"/>
          <w:rtl/>
        </w:rPr>
        <w:t xml:space="preserve"> </w:t>
      </w:r>
      <w:r w:rsidR="00F160E4">
        <w:rPr>
          <w:rFonts w:cs="Arial" w:hint="cs"/>
          <w:rtl/>
        </w:rPr>
        <w:t>الاختبار</w:t>
      </w:r>
      <w:r w:rsidR="00F160E4">
        <w:rPr>
          <w:rFonts w:cs="Arial"/>
          <w:rtl/>
        </w:rPr>
        <w:t xml:space="preserve">. </w:t>
      </w:r>
      <w:r>
        <w:rPr>
          <w:rFonts w:cs="Arial" w:hint="cs"/>
          <w:rtl/>
        </w:rPr>
        <w:t>إن شهادة خبير في</w:t>
      </w:r>
      <w:r w:rsidR="00F160E4">
        <w:t xml:space="preserve">Galaxy AI </w:t>
      </w:r>
      <w:r w:rsidR="00F160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هي </w:t>
      </w:r>
      <w:r w:rsidR="00F160E4">
        <w:rPr>
          <w:rFonts w:cs="Arial" w:hint="cs"/>
          <w:rtl/>
        </w:rPr>
        <w:t>مجانية</w:t>
      </w:r>
      <w:r w:rsidR="00F160E4">
        <w:rPr>
          <w:rFonts w:cs="Arial"/>
          <w:rtl/>
        </w:rPr>
        <w:t>.</w:t>
      </w:r>
    </w:p>
    <w:p w14:paraId="1D2B730C" w14:textId="77777777" w:rsidR="00D9798E" w:rsidRDefault="00D9798E" w:rsidP="00D4059A">
      <w:pPr>
        <w:bidi/>
        <w:rPr>
          <w:rFonts w:cs="Arial"/>
          <w:rtl/>
        </w:rPr>
      </w:pPr>
    </w:p>
    <w:p w14:paraId="6D4BDE53" w14:textId="1DE96098" w:rsidR="00D4059A" w:rsidRDefault="00D4059A" w:rsidP="00D9798E">
      <w:pPr>
        <w:bidi/>
        <w:rPr>
          <w:rFonts w:cs="Arial"/>
          <w:rtl/>
        </w:rPr>
      </w:pPr>
      <w:r w:rsidRPr="00D4059A">
        <w:rPr>
          <w:rFonts w:cs="Arial" w:hint="cs"/>
          <w:rtl/>
        </w:rPr>
        <w:t>محتوى</w:t>
      </w:r>
      <w:r w:rsidRPr="00D4059A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الجهات الخارجية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والروابط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إلى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</w:t>
      </w:r>
      <w:r w:rsidRPr="00D4059A">
        <w:rPr>
          <w:rFonts w:cs="Arial" w:hint="cs"/>
          <w:rtl/>
        </w:rPr>
        <w:t>مواقع</w:t>
      </w:r>
      <w:r w:rsidRPr="00D4059A"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 w:rsidRPr="00D4059A">
        <w:rPr>
          <w:rFonts w:cs="Arial"/>
          <w:rtl/>
        </w:rPr>
        <w:t xml:space="preserve"> </w:t>
      </w:r>
      <w:r w:rsidRPr="00D4059A">
        <w:rPr>
          <w:rFonts w:cs="Arial" w:hint="cs"/>
          <w:rtl/>
        </w:rPr>
        <w:t>الأخرى</w:t>
      </w:r>
    </w:p>
    <w:p w14:paraId="3AA23984" w14:textId="09581A86" w:rsidR="00D4059A" w:rsidRDefault="00D4059A" w:rsidP="00D4059A">
      <w:pPr>
        <w:bidi/>
      </w:pPr>
      <w:r w:rsidRPr="005517CF">
        <w:rPr>
          <w:rFonts w:cs="Arial" w:hint="cs"/>
          <w:rtl/>
        </w:rPr>
        <w:t>قد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يحتوي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الموقع</w:t>
      </w:r>
      <w:r w:rsidR="005517CF">
        <w:rPr>
          <w:rFonts w:cs="Arial" w:hint="cs"/>
          <w:rtl/>
        </w:rPr>
        <w:t xml:space="preserve"> الإلكتروني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الهاتف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تابع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روابط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. </w:t>
      </w:r>
      <w:r w:rsidR="005517CF">
        <w:rPr>
          <w:rFonts w:cs="Arial" w:hint="cs"/>
          <w:rtl/>
        </w:rPr>
        <w:t>ونظراً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لعدم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وجود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سيطرة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لدينا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</w:t>
      </w:r>
      <w:r w:rsidRPr="005517CF">
        <w:rPr>
          <w:rFonts w:cs="Arial" w:hint="cs"/>
          <w:rtl/>
        </w:rPr>
        <w:t>مواقع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التابعة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لجهة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خارجية،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فإنك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لسنا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مسؤولين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توفر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المواقع</w:t>
      </w:r>
      <w:r w:rsidR="005517CF">
        <w:rPr>
          <w:rFonts w:cs="Arial" w:hint="cs"/>
          <w:rtl/>
        </w:rPr>
        <w:t xml:space="preserve"> الإلكترونية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تطبيقات</w:t>
      </w:r>
      <w:r w:rsidRPr="005517CF">
        <w:rPr>
          <w:rFonts w:cs="Arial"/>
          <w:rtl/>
        </w:rPr>
        <w:t xml:space="preserve"> </w:t>
      </w:r>
      <w:r w:rsidR="005517CF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نؤيد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ولا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نتحمل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المسؤولية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Pr="005517CF">
        <w:rPr>
          <w:rFonts w:cs="Arial" w:hint="cs"/>
          <w:rtl/>
        </w:rPr>
        <w:t>كما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تقر</w:t>
      </w:r>
      <w:r w:rsidR="00CB4BE0">
        <w:rPr>
          <w:rFonts w:cs="Arial" w:hint="cs"/>
          <w:rtl/>
        </w:rPr>
        <w:t>ّ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توافق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</w:t>
      </w:r>
      <w:r w:rsidRPr="005517CF">
        <w:rPr>
          <w:rFonts w:cs="Arial"/>
          <w:rtl/>
        </w:rPr>
        <w:t xml:space="preserve"> </w:t>
      </w:r>
      <w:r w:rsidR="00CB4BE0">
        <w:t>Samsung</w:t>
      </w:r>
      <w:r w:rsidR="00CB4BE0">
        <w:rPr>
          <w:rFonts w:hint="cs"/>
          <w:rtl/>
        </w:rPr>
        <w:t xml:space="preserve"> </w:t>
      </w:r>
      <w:r w:rsidRPr="005517CF">
        <w:rPr>
          <w:rFonts w:cs="Arial" w:hint="cs"/>
          <w:rtl/>
        </w:rPr>
        <w:t>لن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تكون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مسؤولة،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بشكل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غير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مباشر،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ضرر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خسارة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يُزعم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أنها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ناجمة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فيما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يتعلق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باستخدام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الاعتماد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أي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محتوى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إعلانات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خدمات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منتجات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مواد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أخرى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على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أو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متوفرة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مثل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أو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Pr="005517CF">
        <w:rPr>
          <w:rFonts w:cs="Arial"/>
          <w:rtl/>
        </w:rPr>
        <w:t xml:space="preserve">. </w:t>
      </w:r>
      <w:r w:rsidR="00CB4BE0">
        <w:rPr>
          <w:rFonts w:cs="Arial" w:hint="cs"/>
          <w:rtl/>
        </w:rPr>
        <w:t>و</w:t>
      </w:r>
      <w:r w:rsidRPr="005517CF">
        <w:rPr>
          <w:rFonts w:cs="Arial" w:hint="cs"/>
          <w:rtl/>
        </w:rPr>
        <w:t>تخضع</w:t>
      </w:r>
      <w:r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كافة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هذه</w:t>
      </w:r>
      <w:r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المواقع</w:t>
      </w:r>
      <w:r w:rsidR="00CB4BE0">
        <w:rPr>
          <w:rFonts w:cs="Arial" w:hint="cs"/>
          <w:rtl/>
        </w:rPr>
        <w:t xml:space="preserve"> الإلكترونية</w:t>
      </w:r>
      <w:r w:rsidR="00CB4BE0" w:rsidRPr="005517CF">
        <w:rPr>
          <w:rFonts w:cs="Arial"/>
          <w:rtl/>
        </w:rPr>
        <w:t xml:space="preserve"> </w:t>
      </w:r>
      <w:r w:rsidR="00CB4BE0" w:rsidRPr="005517CF">
        <w:rPr>
          <w:rFonts w:cs="Arial" w:hint="cs"/>
          <w:rtl/>
        </w:rPr>
        <w:t>وتطبيقات</w:t>
      </w:r>
      <w:r w:rsidR="00CB4BE0" w:rsidRPr="005517CF">
        <w:rPr>
          <w:rFonts w:cs="Arial"/>
          <w:rtl/>
        </w:rPr>
        <w:t xml:space="preserve"> </w:t>
      </w:r>
      <w:r w:rsidR="00CB4BE0">
        <w:rPr>
          <w:rFonts w:cs="Arial" w:hint="cs"/>
          <w:rtl/>
        </w:rPr>
        <w:t>الهاتف المحمول</w:t>
      </w:r>
      <w:r w:rsidR="00CB4BE0"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لشروط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استخدام</w:t>
      </w:r>
      <w:r w:rsidRPr="005517CF">
        <w:rPr>
          <w:rFonts w:cs="Arial"/>
          <w:rtl/>
        </w:rPr>
        <w:t xml:space="preserve"> </w:t>
      </w:r>
      <w:r w:rsidRPr="005517CF">
        <w:rPr>
          <w:rFonts w:cs="Arial" w:hint="cs"/>
          <w:rtl/>
        </w:rPr>
        <w:t>منفصلة</w:t>
      </w:r>
      <w:r w:rsidRPr="005517CF">
        <w:rPr>
          <w:rFonts w:cs="Arial"/>
          <w:rtl/>
        </w:rPr>
        <w:t>.</w:t>
      </w:r>
    </w:p>
    <w:p w14:paraId="045168EF" w14:textId="77777777" w:rsidR="009B61D7" w:rsidRDefault="009B61D7" w:rsidP="009B61D7"/>
    <w:p w14:paraId="271F47A0" w14:textId="2BE5012C" w:rsidR="00E34B40" w:rsidRPr="00D1503B" w:rsidRDefault="00E64371" w:rsidP="00E34B40">
      <w:pPr>
        <w:bidi/>
      </w:pPr>
      <w:r w:rsidRPr="00E64371">
        <w:rPr>
          <w:rFonts w:cs="Arial" w:hint="cs"/>
          <w:rtl/>
        </w:rPr>
        <w:t>بالإضافة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إلى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ذلك،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فإن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وجود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رابط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لموقع</w:t>
      </w:r>
      <w:r w:rsidRPr="00E64371"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تابع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لجهة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خارجية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يعني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أن</w:t>
      </w:r>
      <w:r w:rsidRPr="00E64371"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 w:rsidRPr="00E64371">
        <w:rPr>
          <w:rFonts w:cs="Arial" w:hint="cs"/>
          <w:rtl/>
        </w:rPr>
        <w:t>تتحمل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>
        <w:rPr>
          <w:rFonts w:cs="Arial" w:hint="cs"/>
          <w:rtl/>
        </w:rPr>
        <w:t>ّة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مسؤولية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محتوى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مثل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هذا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الموقع</w:t>
      </w:r>
      <w:r>
        <w:rPr>
          <w:rFonts w:cs="Arial" w:hint="cs"/>
          <w:rtl/>
        </w:rPr>
        <w:t xml:space="preserve"> الإلكتروني</w:t>
      </w:r>
      <w:r w:rsidR="00F028F7">
        <w:rPr>
          <w:rFonts w:cs="Arial" w:hint="cs"/>
          <w:rtl/>
        </w:rPr>
        <w:t xml:space="preserve"> أو استخدامه</w:t>
      </w:r>
      <w:r w:rsidRPr="00E64371">
        <w:rPr>
          <w:rFonts w:cs="Arial"/>
          <w:rtl/>
        </w:rPr>
        <w:t xml:space="preserve">. </w:t>
      </w:r>
      <w:r w:rsidRPr="00E64371">
        <w:rPr>
          <w:rFonts w:cs="Arial" w:hint="cs"/>
          <w:rtl/>
        </w:rPr>
        <w:t>ويتعين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عليك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اتخاذ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الاحتياطات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اللازمة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لضمان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خلو</w:t>
      </w:r>
      <w:r>
        <w:rPr>
          <w:rFonts w:cs="Arial" w:hint="cs"/>
          <w:rtl/>
        </w:rPr>
        <w:t>ّ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أي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شيء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تختاره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لاستخدامك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الفيروسات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والديدان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وأحصنة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طروادة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وغيرها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من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العناصر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ذات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الطبيعة</w:t>
      </w:r>
      <w:r w:rsidRPr="00E64371">
        <w:rPr>
          <w:rFonts w:cs="Arial"/>
          <w:rtl/>
        </w:rPr>
        <w:t xml:space="preserve"> </w:t>
      </w:r>
      <w:r w:rsidRPr="00E64371">
        <w:rPr>
          <w:rFonts w:cs="Arial" w:hint="cs"/>
          <w:rtl/>
        </w:rPr>
        <w:t>المدمرة</w:t>
      </w:r>
      <w:r w:rsidRPr="00E64371">
        <w:rPr>
          <w:rFonts w:cs="Arial"/>
          <w:rtl/>
        </w:rPr>
        <w:t>.</w:t>
      </w:r>
    </w:p>
    <w:p w14:paraId="07D1E851" w14:textId="5FE31EBE" w:rsidR="00E34B40" w:rsidRDefault="00E34B40" w:rsidP="00E34B40">
      <w:pPr>
        <w:bidi/>
      </w:pPr>
      <w:r>
        <w:rPr>
          <w:rFonts w:cs="Arial" w:hint="eastAsia"/>
          <w:rtl/>
        </w:rPr>
        <w:t>إخلاء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</w:p>
    <w:p w14:paraId="11BFD819" w14:textId="16A3B0BC" w:rsidR="00E34B40" w:rsidRPr="00D1503B" w:rsidRDefault="00E34B40" w:rsidP="00175D0E">
      <w:pPr>
        <w:bidi/>
        <w:rPr>
          <w:rFonts w:cs="Arial"/>
        </w:rPr>
      </w:pPr>
      <w:r>
        <w:rPr>
          <w:rFonts w:cs="Arial" w:hint="eastAsia"/>
          <w:rtl/>
        </w:rPr>
        <w:t>إنك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 w:hint="cs"/>
          <w:rtl/>
        </w:rPr>
        <w:t>ّة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مسؤوليتك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وحدك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عاتقك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وإلى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</w:t>
      </w:r>
      <w:r>
        <w:rPr>
          <w:rFonts w:cs="Arial" w:hint="cs"/>
          <w:rtl/>
        </w:rPr>
        <w:t xml:space="preserve"> على أساس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تتوفر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صريحاً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تتبرأ</w:t>
      </w:r>
      <w:r>
        <w:rPr>
          <w:rFonts w:cs="Arial"/>
          <w:rtl/>
        </w:rPr>
        <w:t xml:space="preserve"> </w:t>
      </w:r>
      <w:ins w:id="13" w:author="Hala Sakr/Data Privacy P /MENA Office/Senior Legal Counsel/Samsung Electronics" w:date="2025-02-11T13:47:00Z">
        <w:r w:rsidR="00175D0E">
          <w:t>Samsung</w:t>
        </w:r>
      </w:ins>
      <w:del w:id="14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صراحةً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والأحكام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والتصريحات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والتعهدات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والخدمات،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صريحة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سبيل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الحصر،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التسويق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</w:t>
      </w:r>
      <w:r>
        <w:rPr>
          <w:rFonts w:cs="Arial" w:hint="cs"/>
          <w:rtl/>
        </w:rPr>
        <w:t>ُ</w:t>
      </w:r>
      <w:r>
        <w:rPr>
          <w:rFonts w:cs="Arial" w:hint="eastAsia"/>
          <w:rtl/>
        </w:rPr>
        <w:t>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والملاءمة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والاستمتاع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الجهة الخارجية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الأقصى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ins w:id="15" w:author="Hala Sakr/Data Privacy P /MENA Office/Senior Legal Counsel/Samsung Electronics" w:date="2025-02-11T13:47:00Z">
        <w:r w:rsidR="00175D0E">
          <w:t>Samsung</w:t>
        </w:r>
      </w:ins>
      <w:del w:id="16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توقيت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قانونية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إتمام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ستلبي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متطلباتك،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ت</w:t>
      </w:r>
      <w:r>
        <w:rPr>
          <w:rFonts w:cs="Arial" w:hint="eastAsia"/>
          <w:rtl/>
        </w:rPr>
        <w:t>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انقطاع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نصيحة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معلومة،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شفوية،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حصلت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ins w:id="17" w:author="Hala Sakr/Data Privacy P /MENA Office/Senior Legal Counsel/Samsung Electronics" w:date="2025-02-11T13:47:00Z">
        <w:r w:rsidR="00175D0E">
          <w:t>Samsung</w:t>
        </w:r>
      </w:ins>
      <w:del w:id="18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مجموعة</w:t>
      </w:r>
      <w:r>
        <w:rPr>
          <w:rFonts w:cs="Arial"/>
          <w:rtl/>
        </w:rPr>
        <w:t xml:space="preserve"> </w:t>
      </w:r>
      <w:ins w:id="19" w:author="Hala Sakr/Data Privacy P /MENA Office/Senior Legal Counsel/Samsung Electronics" w:date="2025-02-11T13:47:00Z">
        <w:r w:rsidR="00175D0E">
          <w:t>Samsung</w:t>
        </w:r>
      </w:ins>
      <w:del w:id="20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 w:rsidRPr="00E34B40"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المسؤولين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الموظفين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المديرين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الوكلاء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الكيانات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يشار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أطراف</w:t>
      </w:r>
      <w:r>
        <w:rPr>
          <w:rFonts w:cs="Arial"/>
          <w:rtl/>
        </w:rPr>
        <w:t xml:space="preserve"> </w:t>
      </w:r>
      <w:ins w:id="21" w:author="Hala Sakr/Data Privacy P /MENA Office/Senior Legal Counsel/Samsung Electronics" w:date="2025-02-11T13:47:00Z">
        <w:r w:rsidR="00175D0E">
          <w:t>Samsung</w:t>
        </w:r>
      </w:ins>
      <w:del w:id="22" w:author="Hala Sakr/Data Privacy P /MENA Office/Senior Legal Counsel/Samsung Electronics" w:date="2025-02-11T13:47:00Z">
        <w:r w:rsidRPr="00E34B40" w:rsidDel="00175D0E">
          <w:rPr>
            <w:rFonts w:cs="Arial"/>
          </w:rPr>
          <w:delText>SAMSUNG</w:delText>
        </w:r>
      </w:del>
      <w:r w:rsidRPr="00E34B40">
        <w:rPr>
          <w:rFonts w:cs="Arial"/>
        </w:rPr>
        <w:t xml:space="preserve"> </w:t>
      </w:r>
      <w:r>
        <w:rPr>
          <w:rFonts w:cs="Arial"/>
          <w:rtl/>
        </w:rPr>
        <w:t xml:space="preserve">") </w:t>
      </w:r>
      <w:r>
        <w:rPr>
          <w:rFonts w:cs="Arial" w:hint="cs"/>
          <w:rtl/>
        </w:rPr>
        <w:t xml:space="preserve">لا تشكّل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>.</w:t>
      </w:r>
    </w:p>
    <w:p w14:paraId="6C0DE20C" w14:textId="77777777" w:rsidR="00DA434F" w:rsidRDefault="00DA434F" w:rsidP="00DA434F">
      <w:pPr>
        <w:bidi/>
      </w:pPr>
      <w:r>
        <w:rPr>
          <w:rFonts w:cs="Arial" w:hint="cs"/>
          <w:rtl/>
        </w:rPr>
        <w:lastRenderedPageBreak/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المسؤوليات</w:t>
      </w:r>
    </w:p>
    <w:p w14:paraId="2A835DF4" w14:textId="1BFACE3A" w:rsidR="009B61D7" w:rsidRDefault="00DA434F" w:rsidP="00175D0E">
      <w:pPr>
        <w:bidi/>
      </w:pP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الإهمال،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ins w:id="23" w:author="Hala Sakr/Data Privacy P /MENA Office/Senior Legal Counsel/Samsung Electronics" w:date="2025-02-11T13:47:00Z">
        <w:r w:rsidR="00175D0E">
          <w:t>Samsung</w:t>
        </w:r>
      </w:ins>
      <w:del w:id="24" w:author="Hala Sakr/Data Privacy P /MENA Office/Senior Legal Counsel/Samsung Electronics" w:date="2025-02-11T13:47:00Z">
        <w:r w:rsidDel="00175D0E">
          <w:delText>SAMSUNG</w:delText>
        </w:r>
      </w:del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تنشأ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والهاتف المحمول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 w:rsidR="00D840F6">
        <w:rPr>
          <w:rFonts w:cs="Arial" w:hint="cs"/>
          <w:rtl/>
        </w:rPr>
        <w:t>جهة خارجية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إخطارك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الأضرار</w:t>
      </w:r>
      <w:r>
        <w:rPr>
          <w:rFonts w:cs="Arial"/>
          <w:rtl/>
        </w:rPr>
        <w:t>.</w:t>
      </w:r>
    </w:p>
    <w:p w14:paraId="0CB82A0B" w14:textId="77777777" w:rsidR="009B61D7" w:rsidRDefault="009B61D7" w:rsidP="009B61D7"/>
    <w:p w14:paraId="0A4223E3" w14:textId="77777777" w:rsidR="00D1503B" w:rsidRDefault="00D1503B" w:rsidP="009B61D7"/>
    <w:p w14:paraId="17DE79D4" w14:textId="77777777" w:rsidR="001E4559" w:rsidRDefault="001E4559" w:rsidP="001E4559">
      <w:pPr>
        <w:bidi/>
      </w:pPr>
      <w:r>
        <w:rPr>
          <w:rFonts w:cs="Arial" w:hint="cs"/>
          <w:rtl/>
        </w:rPr>
        <w:t>التعويض</w:t>
      </w:r>
    </w:p>
    <w:p w14:paraId="43852C94" w14:textId="0BE8D93A" w:rsidR="00D9798E" w:rsidRDefault="001E4559" w:rsidP="001E4559">
      <w:pPr>
        <w:bidi/>
      </w:pP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وحمايتها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أضرار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أتعاب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المحاماة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المعقولة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التي 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تتكبدها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أطراف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لاستخدامك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حسابك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انتهاك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وتحتفظ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بحقها،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نفقتها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أيّة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مسألة، وبخلاف 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 w:rsidR="00364686">
        <w:t>Samsung</w:t>
      </w:r>
      <w:r w:rsidR="00364686"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المسألة</w:t>
      </w:r>
      <w:r>
        <w:rPr>
          <w:rFonts w:cs="Arial"/>
          <w:rtl/>
        </w:rPr>
        <w:t>.</w:t>
      </w:r>
    </w:p>
    <w:p w14:paraId="499FE988" w14:textId="359F8384" w:rsidR="001E4559" w:rsidRDefault="001E4559" w:rsidP="00D9798E">
      <w:pPr>
        <w:bidi/>
      </w:pP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</w:p>
    <w:p w14:paraId="143DF47F" w14:textId="7EE24E86" w:rsidR="00D9798E" w:rsidRPr="00D1503B" w:rsidRDefault="001E4559" w:rsidP="00DA434F">
      <w:pPr>
        <w:bidi/>
      </w:pPr>
      <w:r>
        <w:rPr>
          <w:rFonts w:cs="Arial" w:hint="cs"/>
          <w:rtl/>
        </w:rPr>
        <w:t>نحتفظ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 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المعدّلة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موافقتك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>.</w:t>
      </w:r>
    </w:p>
    <w:p w14:paraId="7D85D37B" w14:textId="2199617E" w:rsidR="00DA434F" w:rsidRDefault="00DA434F" w:rsidP="00D9798E">
      <w:pPr>
        <w:bidi/>
      </w:pP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</w:t>
      </w:r>
    </w:p>
    <w:p w14:paraId="580AE928" w14:textId="4AEB5D52" w:rsidR="00D9798E" w:rsidRPr="00D1503B" w:rsidRDefault="00DA434F" w:rsidP="00737794">
      <w:pPr>
        <w:bidi/>
      </w:pPr>
      <w:r>
        <w:rPr>
          <w:rFonts w:cs="Arial" w:hint="cs"/>
          <w:rtl/>
        </w:rPr>
        <w:t>تخضع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القوانين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الهاتف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الامتثال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القضائية التي تتبعها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الصادرات</w:t>
      </w:r>
      <w:r>
        <w:rPr>
          <w:rFonts w:cs="Arial"/>
          <w:rtl/>
        </w:rPr>
        <w:t>).</w:t>
      </w:r>
    </w:p>
    <w:p w14:paraId="383B058D" w14:textId="27D957D2" w:rsidR="00737794" w:rsidRDefault="00737794" w:rsidP="00D9798E">
      <w:pPr>
        <w:bidi/>
      </w:pPr>
      <w:r>
        <w:rPr>
          <w:rFonts w:cs="Arial" w:hint="cs"/>
          <w:rtl/>
        </w:rPr>
        <w:t>عام</w:t>
      </w:r>
    </w:p>
    <w:p w14:paraId="720B1D83" w14:textId="144E294F" w:rsidR="00737794" w:rsidRDefault="00737794" w:rsidP="00D9798E">
      <w:pPr>
        <w:bidi/>
        <w:rPr>
          <w:rFonts w:cs="Arial"/>
        </w:rPr>
      </w:pP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تنازلاً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بذلك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كتابياً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وتشكّل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ومكملات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وتحل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المفاوضات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المناقشات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وجدت،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وبين</w:t>
      </w:r>
      <w:r>
        <w:rPr>
          <w:rFonts w:cs="Arial"/>
          <w:rtl/>
        </w:rPr>
        <w:t xml:space="preserve"> </w:t>
      </w:r>
      <w:r>
        <w:t>Samsung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فيما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بموضوع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وتوافق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التنازل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لجهة خارجية وفقاً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لتقديرنا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وحدنا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عناوين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الأقسام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القسم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وفي 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ظرف،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اعتباره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باطلاً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قانوني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يُشار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باسم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>")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يُعتبر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المقصود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الإمكان،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القانون؛</w:t>
      </w:r>
      <w:r>
        <w:rPr>
          <w:rFonts w:cs="Arial"/>
          <w:rtl/>
        </w:rPr>
        <w:t xml:space="preserve"> (</w:t>
      </w:r>
      <w:r>
        <w:t>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تتضرر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الواردة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>(</w:t>
      </w:r>
      <w:r>
        <w:t>iii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يسمح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. </w:t>
      </w:r>
      <w:r w:rsidR="00D9798E">
        <w:rPr>
          <w:rFonts w:cs="Arial" w:hint="cs"/>
          <w:rtl/>
        </w:rPr>
        <w:t>وإن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وجدت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محكمة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مختصة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أي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شرط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من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الشروط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غير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صالح،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فإن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الأحكام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المتبقية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تظل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سارية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المفعول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والتأثير</w:t>
      </w:r>
      <w:r w:rsidR="00D9798E" w:rsidRPr="00D9798E">
        <w:rPr>
          <w:rFonts w:cs="Arial"/>
          <w:rtl/>
        </w:rPr>
        <w:t xml:space="preserve"> </w:t>
      </w:r>
      <w:r w:rsidR="00D9798E" w:rsidRPr="00D9798E">
        <w:rPr>
          <w:rFonts w:cs="Arial" w:hint="cs"/>
          <w:rtl/>
        </w:rPr>
        <w:t>الكامل</w:t>
      </w:r>
      <w:r w:rsidR="00D9798E">
        <w:rPr>
          <w:rFonts w:cs="Arial" w:hint="cs"/>
          <w:rtl/>
        </w:rPr>
        <w:t>.</w:t>
      </w:r>
    </w:p>
    <w:p w14:paraId="276F33DA" w14:textId="77777777" w:rsidR="00D1503B" w:rsidRDefault="00D1503B" w:rsidP="00D1503B">
      <w:pPr>
        <w:bidi/>
      </w:pPr>
    </w:p>
    <w:p w14:paraId="04496E64" w14:textId="143E6FBE" w:rsidR="00737794" w:rsidRDefault="00737794" w:rsidP="00175D0E">
      <w:pPr>
        <w:bidi/>
      </w:pPr>
      <w:r>
        <w:rPr>
          <w:rFonts w:cs="Arial" w:hint="cs"/>
          <w:rtl/>
        </w:rPr>
        <w:t>بتاريخ</w:t>
      </w:r>
      <w:r>
        <w:rPr>
          <w:rFonts w:cs="Arial"/>
          <w:rtl/>
        </w:rPr>
        <w:t xml:space="preserve"> [</w:t>
      </w:r>
      <w:r w:rsidR="00D9798E">
        <w:rPr>
          <w:rFonts w:cs="Arial" w:hint="cs"/>
          <w:rtl/>
        </w:rPr>
        <w:t>22.1</w:t>
      </w:r>
      <w:del w:id="25" w:author="Hala Sakr/Data Privacy P /MENA Office/Senior Legal Counsel/Samsung Electronics" w:date="2025-02-11T13:45:00Z">
        <w:r w:rsidR="00D9798E" w:rsidDel="00175D0E">
          <w:rPr>
            <w:rFonts w:cs="Arial" w:hint="cs"/>
            <w:rtl/>
          </w:rPr>
          <w:delText>2</w:delText>
        </w:r>
      </w:del>
      <w:r w:rsidR="00D9798E">
        <w:rPr>
          <w:rFonts w:cs="Arial" w:hint="cs"/>
          <w:rtl/>
        </w:rPr>
        <w:t>.2025</w:t>
      </w:r>
      <w:r>
        <w:rPr>
          <w:rFonts w:cs="Arial"/>
          <w:rtl/>
        </w:rPr>
        <w:t>]</w:t>
      </w:r>
    </w:p>
    <w:sectPr w:rsidR="007377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Hala Sakr/Data Privacy P /MENA Office/Senior Legal Counsel/Samsung Electronics">
    <w15:presenceInfo w15:providerId="AD" w15:userId="S-1-5-21-1569490900-2152479555-3239727262-13646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D7"/>
    <w:rsid w:val="00115512"/>
    <w:rsid w:val="00175D0E"/>
    <w:rsid w:val="00192381"/>
    <w:rsid w:val="001E4559"/>
    <w:rsid w:val="001E55F3"/>
    <w:rsid w:val="00282A18"/>
    <w:rsid w:val="00364686"/>
    <w:rsid w:val="00513684"/>
    <w:rsid w:val="005212E4"/>
    <w:rsid w:val="005517CF"/>
    <w:rsid w:val="00591732"/>
    <w:rsid w:val="005D1CE0"/>
    <w:rsid w:val="00737794"/>
    <w:rsid w:val="00832E4A"/>
    <w:rsid w:val="008D6516"/>
    <w:rsid w:val="008F2BD8"/>
    <w:rsid w:val="008F4059"/>
    <w:rsid w:val="00940F6D"/>
    <w:rsid w:val="009971F9"/>
    <w:rsid w:val="009B61D7"/>
    <w:rsid w:val="009D4C13"/>
    <w:rsid w:val="009D6B23"/>
    <w:rsid w:val="00A162FF"/>
    <w:rsid w:val="00A314A8"/>
    <w:rsid w:val="00A54C57"/>
    <w:rsid w:val="00A875E7"/>
    <w:rsid w:val="00C31EE3"/>
    <w:rsid w:val="00C94E43"/>
    <w:rsid w:val="00CB4BE0"/>
    <w:rsid w:val="00D00744"/>
    <w:rsid w:val="00D1503B"/>
    <w:rsid w:val="00D4059A"/>
    <w:rsid w:val="00D840F6"/>
    <w:rsid w:val="00D9798E"/>
    <w:rsid w:val="00DA434F"/>
    <w:rsid w:val="00E32D58"/>
    <w:rsid w:val="00E34B40"/>
    <w:rsid w:val="00E64371"/>
    <w:rsid w:val="00E87B01"/>
    <w:rsid w:val="00EA417F"/>
    <w:rsid w:val="00EC157E"/>
    <w:rsid w:val="00F028F7"/>
    <w:rsid w:val="00F1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51B1E1"/>
  <w15:chartTrackingRefBased/>
  <w15:docId w15:val="{69AC6F00-1775-401A-B8E6-B6FF4927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75D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175D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1436</Words>
  <Characters>8187</Characters>
  <Application>Microsoft Office Word</Application>
  <DocSecurity>0</DocSecurity>
  <Lines>68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CHEIL</dc:creator>
  <cp:keywords/>
  <dc:description/>
  <cp:lastModifiedBy>CHEIL</cp:lastModifiedBy>
  <cp:revision>2</cp:revision>
  <dcterms:created xsi:type="dcterms:W3CDTF">2025-02-12T01:13:00Z</dcterms:created>
  <dcterms:modified xsi:type="dcterms:W3CDTF">2025-02-12T01:13:00Z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GrammarlyDocumentId">
    <vt:lpwstr>0904caa3bf4ee2dc9c447bcc64098201213f8713274c3c61f2cf1840dca29a3f</vt:lpwstr>
  </property>
</Properties>
</file>